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EA6C4" w14:textId="4000901C" w:rsidR="000955B5" w:rsidRPr="0005487E" w:rsidRDefault="00E306AD" w:rsidP="00D622A1">
      <w:pPr>
        <w:spacing w:line="276" w:lineRule="auto"/>
        <w:jc w:val="center"/>
        <w:rPr>
          <w:rFonts w:ascii="Arial Narrow" w:hAnsi="Arial Narrow" w:cs="Arial"/>
          <w:b/>
          <w:sz w:val="28"/>
          <w:szCs w:val="28"/>
        </w:rPr>
      </w:pPr>
      <w:r w:rsidRPr="00D622A1">
        <w:rPr>
          <w:rFonts w:ascii="Arial Narrow" w:hAnsi="Arial Narrow" w:cs="Arial"/>
          <w:b/>
          <w:sz w:val="28"/>
          <w:szCs w:val="28"/>
          <w:rPrChange w:id="0" w:author="Jakeline Granja" w:date="2020-02-04T14:46:00Z">
            <w:rPr>
              <w:rFonts w:ascii="Arial Narrow" w:hAnsi="Arial Narrow" w:cs="Arial"/>
              <w:b/>
              <w:color w:val="FF0000"/>
              <w:sz w:val="28"/>
            </w:rPr>
          </w:rPrChange>
        </w:rPr>
        <w:t xml:space="preserve">INSTRUMENTO PARTICULAR </w:t>
      </w:r>
      <w:r w:rsidR="009266E6" w:rsidRPr="00351E32">
        <w:rPr>
          <w:rFonts w:ascii="Arial Narrow" w:hAnsi="Arial Narrow" w:cs="Arial"/>
          <w:b/>
          <w:sz w:val="28"/>
          <w:szCs w:val="28"/>
        </w:rPr>
        <w:t xml:space="preserve">DE </w:t>
      </w:r>
      <w:r w:rsidR="00602CFB" w:rsidRPr="00351E32">
        <w:rPr>
          <w:rFonts w:ascii="Arial Narrow" w:hAnsi="Arial Narrow" w:cs="Arial"/>
          <w:b/>
          <w:sz w:val="28"/>
          <w:szCs w:val="28"/>
        </w:rPr>
        <w:t>PARCERIA</w:t>
      </w:r>
      <w:r w:rsidR="004B1BF8" w:rsidRPr="0005487E">
        <w:rPr>
          <w:rFonts w:ascii="Arial Narrow" w:hAnsi="Arial Narrow" w:cs="Arial"/>
          <w:b/>
          <w:sz w:val="28"/>
          <w:szCs w:val="28"/>
        </w:rPr>
        <w:t xml:space="preserve"> </w:t>
      </w:r>
    </w:p>
    <w:p w14:paraId="55B15F29" w14:textId="11E4839A" w:rsidR="00602CFB" w:rsidRPr="00351E32" w:rsidRDefault="004B1BF8" w:rsidP="50589495">
      <w:pPr>
        <w:spacing w:line="276" w:lineRule="auto"/>
        <w:jc w:val="center"/>
        <w:rPr>
          <w:rFonts w:ascii="Arial Narrow" w:hAnsi="Arial Narrow" w:cs="Arial"/>
          <w:b/>
          <w:bCs/>
          <w:sz w:val="28"/>
          <w:szCs w:val="28"/>
        </w:rPr>
      </w:pPr>
      <w:r w:rsidRPr="50589495">
        <w:rPr>
          <w:rFonts w:ascii="Arial Narrow" w:hAnsi="Arial Narrow" w:cs="Arial"/>
          <w:b/>
          <w:bCs/>
          <w:sz w:val="28"/>
          <w:szCs w:val="28"/>
        </w:rPr>
        <w:t xml:space="preserve">PARA </w:t>
      </w:r>
      <w:r w:rsidR="009266E6" w:rsidRPr="50589495">
        <w:rPr>
          <w:rFonts w:ascii="Arial Narrow" w:hAnsi="Arial Narrow" w:cs="Arial"/>
          <w:b/>
          <w:bCs/>
          <w:sz w:val="28"/>
          <w:szCs w:val="28"/>
        </w:rPr>
        <w:t xml:space="preserve">FINS DE </w:t>
      </w:r>
      <w:r w:rsidRPr="50589495">
        <w:rPr>
          <w:rFonts w:ascii="Arial Narrow" w:hAnsi="Arial Narrow" w:cs="Arial"/>
          <w:b/>
          <w:bCs/>
          <w:sz w:val="28"/>
          <w:szCs w:val="28"/>
        </w:rPr>
        <w:t>EXPLORAÇÃO</w:t>
      </w:r>
      <w:r w:rsidR="00602CFB" w:rsidRPr="50589495">
        <w:rPr>
          <w:rFonts w:ascii="Arial Narrow" w:hAnsi="Arial Narrow" w:cs="Arial"/>
          <w:b/>
          <w:bCs/>
          <w:sz w:val="28"/>
          <w:szCs w:val="28"/>
        </w:rPr>
        <w:t xml:space="preserve"> </w:t>
      </w:r>
      <w:r w:rsidR="00C67FE6" w:rsidRPr="50589495">
        <w:rPr>
          <w:rFonts w:ascii="Arial Narrow" w:hAnsi="Arial Narrow" w:cs="Arial"/>
          <w:b/>
          <w:bCs/>
          <w:sz w:val="28"/>
          <w:szCs w:val="28"/>
        </w:rPr>
        <w:t>AGR</w:t>
      </w:r>
      <w:r w:rsidR="000955B5" w:rsidRPr="50589495">
        <w:rPr>
          <w:rFonts w:ascii="Arial Narrow" w:hAnsi="Arial Narrow" w:cs="Arial"/>
          <w:b/>
          <w:bCs/>
          <w:sz w:val="28"/>
          <w:szCs w:val="28"/>
        </w:rPr>
        <w:t>OPECUÁRIA [</w:t>
      </w:r>
      <w:r w:rsidR="000955B5" w:rsidRPr="50589495">
        <w:rPr>
          <w:rFonts w:ascii="Arial Narrow" w:hAnsi="Arial Narrow" w:cs="Arial"/>
          <w:b/>
          <w:bCs/>
          <w:sz w:val="28"/>
          <w:szCs w:val="28"/>
          <w:highlight w:val="yellow"/>
        </w:rPr>
        <w:t>AGRÍCOLA</w:t>
      </w:r>
      <w:r w:rsidR="000955B5" w:rsidRPr="50589495">
        <w:rPr>
          <w:rFonts w:ascii="Arial Narrow" w:hAnsi="Arial Narrow" w:cs="Arial"/>
          <w:b/>
          <w:bCs/>
          <w:sz w:val="28"/>
          <w:szCs w:val="28"/>
        </w:rPr>
        <w:t>]</w:t>
      </w:r>
    </w:p>
    <w:p w14:paraId="109C96B7" w14:textId="77777777" w:rsidR="001F6116" w:rsidRPr="00D622A1" w:rsidRDefault="00000000">
      <w:pPr>
        <w:spacing w:line="276" w:lineRule="auto"/>
        <w:jc w:val="both"/>
        <w:rPr>
          <w:rFonts w:ascii="Arial Narrow" w:hAnsi="Arial Narrow" w:cs="Arial"/>
          <w:b/>
          <w:i/>
        </w:rPr>
      </w:pPr>
      <w:r>
        <w:rPr>
          <w:rFonts w:ascii="Arial Narrow" w:hAnsi="Arial Narrow" w:cs="Arial"/>
          <w:b/>
          <w:i/>
        </w:rPr>
        <w:pict w14:anchorId="549B80F6">
          <v:rect id="_x0000_i1025" style="width:0;height:1.5pt" o:hralign="center" o:hrstd="t" o:hr="t" fillcolor="#a0a0a0" stroked="f"/>
        </w:pict>
      </w:r>
    </w:p>
    <w:p w14:paraId="00C606E0" w14:textId="06E8B2F0" w:rsidR="00C55C25" w:rsidRPr="00D622A1" w:rsidRDefault="00C55C25">
      <w:pPr>
        <w:pStyle w:val="Corpodetexto2"/>
        <w:suppressAutoHyphens/>
        <w:spacing w:after="0" w:line="276" w:lineRule="auto"/>
        <w:jc w:val="both"/>
        <w:rPr>
          <w:rFonts w:ascii="Arial Narrow" w:hAnsi="Arial Narrow" w:cs="Arial"/>
          <w:lang w:val="pt-BR"/>
        </w:rPr>
      </w:pPr>
      <w:r w:rsidRPr="00D622A1">
        <w:rPr>
          <w:rFonts w:ascii="Arial Narrow" w:hAnsi="Arial Narrow" w:cs="Arial"/>
          <w:b/>
          <w:u w:val="single"/>
        </w:rPr>
        <w:t>PARCEIRA OUTORGANTE</w:t>
      </w:r>
      <w:r w:rsidRPr="00D622A1">
        <w:rPr>
          <w:rFonts w:ascii="Arial Narrow" w:hAnsi="Arial Narrow" w:cs="Arial"/>
          <w:u w:val="single"/>
        </w:rPr>
        <w:t>:</w:t>
      </w:r>
      <w:r w:rsidRPr="00D622A1">
        <w:rPr>
          <w:rFonts w:ascii="Arial Narrow" w:hAnsi="Arial Narrow" w:cs="Arial"/>
          <w:b/>
        </w:rPr>
        <w:t xml:space="preserve"> </w:t>
      </w:r>
      <w:bookmarkStart w:id="1" w:name="_Hlk31708355"/>
      <w:r w:rsidR="002C20FE" w:rsidRPr="00D622A1">
        <w:rPr>
          <w:rFonts w:ascii="Arial Narrow" w:hAnsi="Arial Narrow" w:cs="Arial"/>
          <w:b/>
          <w:highlight w:val="yellow"/>
          <w:lang w:val="pt-BR"/>
        </w:rPr>
        <w:t>[Qualificação completa da empresa, que deverá conter o NIRE e o capital social na data da assinatura, bem como dos administradores]</w:t>
      </w:r>
      <w:bookmarkEnd w:id="1"/>
    </w:p>
    <w:p w14:paraId="48025D0C" w14:textId="77777777" w:rsidR="007866ED" w:rsidRPr="00D622A1" w:rsidRDefault="007866ED">
      <w:pPr>
        <w:pStyle w:val="Corpodetexto2"/>
        <w:suppressAutoHyphens/>
        <w:spacing w:after="0" w:line="276" w:lineRule="auto"/>
        <w:jc w:val="both"/>
        <w:rPr>
          <w:rFonts w:ascii="Arial Narrow" w:hAnsi="Arial Narrow" w:cs="Arial"/>
          <w:lang w:val="pt-BR"/>
        </w:rPr>
      </w:pPr>
    </w:p>
    <w:p w14:paraId="1DB86C81" w14:textId="5C1584C0" w:rsidR="007C0D4D" w:rsidRPr="00D622A1" w:rsidRDefault="001E7E6C">
      <w:pPr>
        <w:pStyle w:val="Corpodetexto2"/>
        <w:spacing w:after="0" w:line="276" w:lineRule="auto"/>
        <w:jc w:val="both"/>
        <w:rPr>
          <w:rFonts w:ascii="Arial Narrow" w:hAnsi="Arial Narrow" w:cs="Arial"/>
          <w:lang w:val="pt-BR"/>
        </w:rPr>
      </w:pPr>
      <w:r w:rsidRPr="50589495">
        <w:rPr>
          <w:rFonts w:ascii="Arial Narrow" w:hAnsi="Arial Narrow" w:cs="Arial"/>
          <w:b/>
          <w:bCs/>
          <w:u w:val="single"/>
        </w:rPr>
        <w:t>PARCEIRO</w:t>
      </w:r>
      <w:r w:rsidR="007C0D4D" w:rsidRPr="50589495">
        <w:rPr>
          <w:rFonts w:ascii="Arial Narrow" w:hAnsi="Arial Narrow" w:cs="Arial"/>
          <w:b/>
          <w:bCs/>
          <w:u w:val="single"/>
        </w:rPr>
        <w:t>S</w:t>
      </w:r>
      <w:r w:rsidR="00C55C25" w:rsidRPr="50589495">
        <w:rPr>
          <w:rFonts w:ascii="Arial Narrow" w:hAnsi="Arial Narrow" w:cs="Arial"/>
          <w:b/>
          <w:bCs/>
          <w:u w:val="single"/>
        </w:rPr>
        <w:t xml:space="preserve"> OUTORGAD</w:t>
      </w:r>
      <w:r w:rsidRPr="50589495">
        <w:rPr>
          <w:rFonts w:ascii="Arial Narrow" w:hAnsi="Arial Narrow" w:cs="Arial"/>
          <w:b/>
          <w:bCs/>
          <w:u w:val="single"/>
        </w:rPr>
        <w:t>O</w:t>
      </w:r>
      <w:r w:rsidR="007C0D4D" w:rsidRPr="50589495">
        <w:rPr>
          <w:rFonts w:ascii="Arial Narrow" w:hAnsi="Arial Narrow" w:cs="Arial"/>
          <w:b/>
          <w:bCs/>
          <w:u w:val="single"/>
        </w:rPr>
        <w:t>S</w:t>
      </w:r>
      <w:r w:rsidR="00C55C25" w:rsidRPr="50589495">
        <w:rPr>
          <w:rFonts w:ascii="Arial Narrow" w:hAnsi="Arial Narrow" w:cs="Arial"/>
          <w:u w:val="single"/>
        </w:rPr>
        <w:t>:</w:t>
      </w:r>
      <w:r w:rsidR="00C55C25" w:rsidRPr="50589495">
        <w:rPr>
          <w:rFonts w:ascii="Arial Narrow" w:hAnsi="Arial Narrow" w:cs="Arial"/>
        </w:rPr>
        <w:t xml:space="preserve"> </w:t>
      </w:r>
      <w:bookmarkStart w:id="2" w:name="_Hlk31708103"/>
      <w:r w:rsidR="002C20FE" w:rsidRPr="50589495">
        <w:rPr>
          <w:rFonts w:ascii="Arial Narrow" w:hAnsi="Arial Narrow" w:cs="Arial"/>
          <w:b/>
          <w:bCs/>
          <w:highlight w:val="yellow"/>
        </w:rPr>
        <w:t xml:space="preserve">[Qualificação completa dos </w:t>
      </w:r>
      <w:r w:rsidR="009B5939" w:rsidRPr="50589495">
        <w:rPr>
          <w:rFonts w:ascii="Arial Narrow" w:hAnsi="Arial Narrow" w:cs="Arial"/>
          <w:b/>
          <w:bCs/>
          <w:highlight w:val="yellow"/>
          <w:lang w:val="pt-BR"/>
        </w:rPr>
        <w:t>outorgado</w:t>
      </w:r>
      <w:r w:rsidR="009B5939" w:rsidRPr="50589495">
        <w:rPr>
          <w:rFonts w:ascii="Arial Narrow" w:hAnsi="Arial Narrow" w:cs="Arial"/>
          <w:b/>
          <w:bCs/>
          <w:highlight w:val="yellow"/>
        </w:rPr>
        <w:t>s</w:t>
      </w:r>
      <w:r w:rsidR="009B5939" w:rsidRPr="50589495">
        <w:rPr>
          <w:rFonts w:ascii="Arial Narrow" w:hAnsi="Arial Narrow" w:cs="Arial"/>
          <w:b/>
          <w:bCs/>
          <w:highlight w:val="yellow"/>
          <w:lang w:val="pt-BR"/>
        </w:rPr>
        <w:t xml:space="preserve"> pessoas físicas</w:t>
      </w:r>
      <w:r w:rsidR="002C20FE" w:rsidRPr="50589495">
        <w:rPr>
          <w:rFonts w:ascii="Arial Narrow" w:hAnsi="Arial Narrow" w:cs="Arial"/>
          <w:b/>
          <w:bCs/>
          <w:highlight w:val="yellow"/>
        </w:rPr>
        <w:t>]</w:t>
      </w:r>
      <w:r w:rsidR="0000199C" w:rsidRPr="50589495">
        <w:rPr>
          <w:rFonts w:ascii="Arial Narrow" w:hAnsi="Arial Narrow" w:cs="Calibri"/>
          <w:color w:val="000000" w:themeColor="text1"/>
        </w:rPr>
        <w:t>.</w:t>
      </w:r>
      <w:r w:rsidR="007C0D4D" w:rsidRPr="50589495">
        <w:rPr>
          <w:rFonts w:ascii="Arial Narrow" w:hAnsi="Arial Narrow" w:cs="Arial"/>
        </w:rPr>
        <w:t xml:space="preserve"> </w:t>
      </w:r>
    </w:p>
    <w:bookmarkEnd w:id="2"/>
    <w:p w14:paraId="47275952" w14:textId="77777777" w:rsidR="007866ED" w:rsidRPr="00D622A1" w:rsidRDefault="007866ED">
      <w:pPr>
        <w:pStyle w:val="Corpodetexto2"/>
        <w:spacing w:after="0" w:line="276" w:lineRule="auto"/>
        <w:jc w:val="both"/>
        <w:rPr>
          <w:rFonts w:ascii="Arial Narrow" w:hAnsi="Arial Narrow" w:cs="Arial"/>
          <w:lang w:val="pt-BR"/>
        </w:rPr>
      </w:pPr>
    </w:p>
    <w:p w14:paraId="4B9A6B11" w14:textId="74746692" w:rsidR="00602CFB" w:rsidRPr="00D622A1" w:rsidRDefault="00602CFB">
      <w:pPr>
        <w:spacing w:line="276" w:lineRule="auto"/>
        <w:jc w:val="both"/>
        <w:rPr>
          <w:rFonts w:ascii="Arial Narrow" w:hAnsi="Arial Narrow" w:cs="Arial"/>
        </w:rPr>
      </w:pPr>
      <w:r w:rsidRPr="50589495">
        <w:rPr>
          <w:rFonts w:ascii="Arial Narrow" w:hAnsi="Arial Narrow" w:cs="Arial"/>
        </w:rPr>
        <w:t xml:space="preserve">As partes acima identificadas têm, entre si, </w:t>
      </w:r>
      <w:r w:rsidR="007C4148" w:rsidRPr="50589495">
        <w:rPr>
          <w:rFonts w:ascii="Arial Narrow" w:hAnsi="Arial Narrow" w:cs="Arial"/>
        </w:rPr>
        <w:t>just</w:t>
      </w:r>
      <w:r w:rsidR="00A8423C" w:rsidRPr="50589495">
        <w:rPr>
          <w:rFonts w:ascii="Arial Narrow" w:hAnsi="Arial Narrow" w:cs="Arial"/>
        </w:rPr>
        <w:t>as</w:t>
      </w:r>
      <w:r w:rsidR="00E352BA" w:rsidRPr="50589495">
        <w:rPr>
          <w:rFonts w:ascii="Arial Narrow" w:hAnsi="Arial Narrow" w:cs="Arial"/>
        </w:rPr>
        <w:t xml:space="preserve"> </w:t>
      </w:r>
      <w:r w:rsidR="007C4148" w:rsidRPr="50589495">
        <w:rPr>
          <w:rFonts w:ascii="Arial Narrow" w:hAnsi="Arial Narrow" w:cs="Arial"/>
        </w:rPr>
        <w:t xml:space="preserve">e </w:t>
      </w:r>
      <w:r w:rsidR="00A8423C" w:rsidRPr="50589495">
        <w:rPr>
          <w:rFonts w:ascii="Arial Narrow" w:hAnsi="Arial Narrow" w:cs="Arial"/>
        </w:rPr>
        <w:t>contratadas</w:t>
      </w:r>
      <w:r w:rsidR="00E352BA" w:rsidRPr="50589495">
        <w:rPr>
          <w:rFonts w:ascii="Arial Narrow" w:hAnsi="Arial Narrow" w:cs="Arial"/>
        </w:rPr>
        <w:t>,</w:t>
      </w:r>
      <w:r w:rsidRPr="50589495">
        <w:rPr>
          <w:rFonts w:ascii="Arial Narrow" w:hAnsi="Arial Narrow" w:cs="Arial"/>
        </w:rPr>
        <w:t xml:space="preserve"> o present</w:t>
      </w:r>
      <w:r w:rsidR="00CC2D26" w:rsidRPr="50589495">
        <w:rPr>
          <w:rFonts w:ascii="Arial Narrow" w:hAnsi="Arial Narrow" w:cs="Arial"/>
        </w:rPr>
        <w:t xml:space="preserve">e </w:t>
      </w:r>
      <w:r w:rsidR="00C55C25" w:rsidRPr="50589495">
        <w:rPr>
          <w:rFonts w:ascii="Arial Narrow" w:hAnsi="Arial Narrow" w:cs="Arial"/>
          <w:b/>
          <w:bCs/>
        </w:rPr>
        <w:t xml:space="preserve">Instrumento Particular </w:t>
      </w:r>
      <w:r w:rsidR="00D11D8D" w:rsidRPr="50589495">
        <w:rPr>
          <w:rFonts w:ascii="Arial Narrow" w:hAnsi="Arial Narrow" w:cs="Arial"/>
          <w:b/>
          <w:bCs/>
        </w:rPr>
        <w:t>de</w:t>
      </w:r>
      <w:r w:rsidR="00C55C25" w:rsidRPr="50589495">
        <w:rPr>
          <w:rFonts w:ascii="Arial Narrow" w:hAnsi="Arial Narrow" w:cs="Arial"/>
          <w:b/>
          <w:bCs/>
        </w:rPr>
        <w:t xml:space="preserve"> Parceria para</w:t>
      </w:r>
      <w:r w:rsidR="00D11D8D" w:rsidRPr="50589495">
        <w:rPr>
          <w:rFonts w:ascii="Arial Narrow" w:hAnsi="Arial Narrow" w:cs="Arial"/>
          <w:b/>
          <w:bCs/>
        </w:rPr>
        <w:t xml:space="preserve"> </w:t>
      </w:r>
      <w:r w:rsidR="004427E4" w:rsidRPr="50589495">
        <w:rPr>
          <w:rFonts w:ascii="Arial Narrow" w:hAnsi="Arial Narrow" w:cs="Arial"/>
          <w:b/>
          <w:bCs/>
        </w:rPr>
        <w:t>F</w:t>
      </w:r>
      <w:r w:rsidR="00D11D8D" w:rsidRPr="50589495">
        <w:rPr>
          <w:rFonts w:ascii="Arial Narrow" w:hAnsi="Arial Narrow" w:cs="Arial"/>
          <w:b/>
          <w:bCs/>
        </w:rPr>
        <w:t>ins de</w:t>
      </w:r>
      <w:r w:rsidR="00C55C25" w:rsidRPr="50589495">
        <w:rPr>
          <w:rFonts w:ascii="Arial Narrow" w:hAnsi="Arial Narrow" w:cs="Arial"/>
          <w:b/>
          <w:bCs/>
        </w:rPr>
        <w:t xml:space="preserve"> </w:t>
      </w:r>
      <w:r w:rsidR="004427E4" w:rsidRPr="50589495">
        <w:rPr>
          <w:rFonts w:ascii="Arial Narrow" w:hAnsi="Arial Narrow" w:cs="Arial"/>
          <w:b/>
          <w:bCs/>
        </w:rPr>
        <w:t xml:space="preserve">Exploração </w:t>
      </w:r>
      <w:r w:rsidR="000955B5" w:rsidRPr="50589495">
        <w:rPr>
          <w:rFonts w:ascii="Arial Narrow" w:hAnsi="Arial Narrow" w:cs="Arial"/>
          <w:b/>
          <w:bCs/>
        </w:rPr>
        <w:t>Agropecuária [</w:t>
      </w:r>
      <w:r w:rsidR="004427E4" w:rsidRPr="50589495">
        <w:rPr>
          <w:rFonts w:ascii="Arial Narrow" w:hAnsi="Arial Narrow" w:cs="Arial"/>
          <w:b/>
          <w:bCs/>
          <w:highlight w:val="yellow"/>
        </w:rPr>
        <w:t>Agr</w:t>
      </w:r>
      <w:r w:rsidR="000955B5" w:rsidRPr="50589495">
        <w:rPr>
          <w:rFonts w:ascii="Arial Narrow" w:hAnsi="Arial Narrow" w:cs="Arial"/>
          <w:b/>
          <w:bCs/>
          <w:highlight w:val="yellow"/>
        </w:rPr>
        <w:t>ícola</w:t>
      </w:r>
      <w:r w:rsidR="000955B5" w:rsidRPr="50589495">
        <w:rPr>
          <w:rFonts w:ascii="Arial Narrow" w:hAnsi="Arial Narrow" w:cs="Arial"/>
          <w:b/>
          <w:bCs/>
        </w:rPr>
        <w:t>]</w:t>
      </w:r>
      <w:r w:rsidRPr="50589495">
        <w:rPr>
          <w:rFonts w:ascii="Arial Narrow" w:hAnsi="Arial Narrow" w:cs="Arial"/>
        </w:rPr>
        <w:t>, que se regerá</w:t>
      </w:r>
      <w:r w:rsidR="007E05A3" w:rsidRPr="50589495">
        <w:rPr>
          <w:rFonts w:ascii="Arial Narrow" w:hAnsi="Arial Narrow" w:cs="Arial"/>
        </w:rPr>
        <w:t xml:space="preserve"> </w:t>
      </w:r>
      <w:r w:rsidRPr="50589495">
        <w:rPr>
          <w:rFonts w:ascii="Arial Narrow" w:hAnsi="Arial Narrow" w:cs="Arial"/>
        </w:rPr>
        <w:t xml:space="preserve">pelas </w:t>
      </w:r>
      <w:r w:rsidR="00D11D8D" w:rsidRPr="50589495">
        <w:rPr>
          <w:rFonts w:ascii="Arial Narrow" w:hAnsi="Arial Narrow" w:cs="Arial"/>
        </w:rPr>
        <w:t>c</w:t>
      </w:r>
      <w:r w:rsidRPr="50589495">
        <w:rPr>
          <w:rFonts w:ascii="Arial Narrow" w:hAnsi="Arial Narrow" w:cs="Arial"/>
        </w:rPr>
        <w:t xml:space="preserve">láusulas </w:t>
      </w:r>
      <w:r w:rsidR="00D11D8D" w:rsidRPr="50589495">
        <w:rPr>
          <w:rFonts w:ascii="Arial Narrow" w:hAnsi="Arial Narrow" w:cs="Arial"/>
        </w:rPr>
        <w:t>e</w:t>
      </w:r>
      <w:r w:rsidRPr="50589495">
        <w:rPr>
          <w:rFonts w:ascii="Arial Narrow" w:hAnsi="Arial Narrow" w:cs="Arial"/>
        </w:rPr>
        <w:t xml:space="preserve"> condições descritas no presente.</w:t>
      </w:r>
    </w:p>
    <w:p w14:paraId="7E0A4191" w14:textId="5F7F5EE3" w:rsidR="00602CFB" w:rsidRPr="00D622A1" w:rsidRDefault="00602CFB">
      <w:pPr>
        <w:spacing w:line="276" w:lineRule="auto"/>
        <w:jc w:val="both"/>
        <w:rPr>
          <w:rFonts w:ascii="Arial Narrow" w:hAnsi="Arial Narrow" w:cs="Arial"/>
        </w:rPr>
      </w:pPr>
    </w:p>
    <w:p w14:paraId="280ED028" w14:textId="77777777" w:rsidR="000955B5" w:rsidRPr="00D622A1" w:rsidRDefault="000955B5" w:rsidP="50589495">
      <w:pPr>
        <w:spacing w:line="276" w:lineRule="auto"/>
        <w:ind w:right="-2"/>
        <w:jc w:val="center"/>
        <w:rPr>
          <w:rFonts w:ascii="Arial Narrow" w:hAnsi="Arial Narrow" w:cs="Arial"/>
          <w:b/>
          <w:bCs/>
          <w:u w:val="single"/>
        </w:rPr>
      </w:pPr>
      <w:r w:rsidRPr="50589495">
        <w:rPr>
          <w:rFonts w:ascii="Arial Narrow" w:hAnsi="Arial Narrow" w:cs="Arial"/>
          <w:b/>
          <w:bCs/>
          <w:u w:val="single"/>
        </w:rPr>
        <w:t>DAS ÁREAS CEDIDAS EM PARCERIA</w:t>
      </w:r>
    </w:p>
    <w:p w14:paraId="282E1F92" w14:textId="26263DA1" w:rsidR="000955B5" w:rsidRPr="00D622A1" w:rsidRDefault="00ED747C" w:rsidP="50589495">
      <w:pPr>
        <w:spacing w:line="276" w:lineRule="auto"/>
        <w:jc w:val="both"/>
        <w:rPr>
          <w:rFonts w:ascii="Arial Narrow" w:hAnsi="Arial Narrow" w:cs="Arial"/>
        </w:rPr>
      </w:pPr>
      <w:r w:rsidRPr="50589495">
        <w:rPr>
          <w:rFonts w:ascii="Arial Narrow" w:hAnsi="Arial Narrow" w:cs="Arial"/>
          <w:b/>
          <w:bCs/>
        </w:rPr>
        <w:t xml:space="preserve">CLÁUSULA PRIMEIRA: </w:t>
      </w:r>
      <w:r w:rsidRPr="50589495">
        <w:rPr>
          <w:rFonts w:ascii="Arial Narrow" w:hAnsi="Arial Narrow" w:cs="Arial"/>
        </w:rPr>
        <w:t>As partes, por este instrumento contratual, constituem parceria rural para exploração agropecuária em áreas de terras rurais</w:t>
      </w:r>
      <w:r w:rsidR="00DF2F68" w:rsidRPr="50589495">
        <w:rPr>
          <w:rFonts w:ascii="Arial Narrow" w:hAnsi="Arial Narrow" w:cs="Arial"/>
        </w:rPr>
        <w:t>, nos termos do art. 96 da Lei 4.504/64</w:t>
      </w:r>
      <w:r w:rsidRPr="50589495">
        <w:rPr>
          <w:rFonts w:ascii="Arial Narrow" w:hAnsi="Arial Narrow" w:cs="Arial"/>
        </w:rPr>
        <w:t xml:space="preserve">, cedendo a </w:t>
      </w:r>
      <w:r w:rsidRPr="50589495">
        <w:rPr>
          <w:rFonts w:ascii="Arial Narrow" w:hAnsi="Arial Narrow" w:cs="Arial"/>
          <w:b/>
          <w:bCs/>
        </w:rPr>
        <w:t>PARCEIRA OUTOR</w:t>
      </w:r>
      <w:r w:rsidRPr="0029427D">
        <w:rPr>
          <w:rFonts w:ascii="Arial Narrow" w:hAnsi="Arial Narrow" w:cs="Arial"/>
          <w:b/>
          <w:bCs/>
        </w:rPr>
        <w:t xml:space="preserve">GANTE </w:t>
      </w:r>
      <w:r w:rsidRPr="0029427D">
        <w:rPr>
          <w:rFonts w:ascii="Arial Narrow" w:hAnsi="Arial Narrow" w:cs="Arial"/>
        </w:rPr>
        <w:t>em favor do</w:t>
      </w:r>
      <w:r w:rsidR="00DC09C4" w:rsidRPr="0029427D">
        <w:rPr>
          <w:rFonts w:ascii="Arial Narrow" w:hAnsi="Arial Narrow" w:cs="Arial"/>
        </w:rPr>
        <w:t>s</w:t>
      </w:r>
      <w:r w:rsidRPr="0029427D">
        <w:rPr>
          <w:rFonts w:ascii="Arial Narrow" w:hAnsi="Arial Narrow" w:cs="Arial"/>
          <w:b/>
          <w:bCs/>
        </w:rPr>
        <w:t xml:space="preserve"> PARCEIRO</w:t>
      </w:r>
      <w:r w:rsidR="00DC09C4" w:rsidRPr="0029427D">
        <w:rPr>
          <w:rFonts w:ascii="Arial Narrow" w:hAnsi="Arial Narrow" w:cs="Arial"/>
          <w:b/>
          <w:bCs/>
        </w:rPr>
        <w:t>S</w:t>
      </w:r>
      <w:r w:rsidRPr="0029427D">
        <w:rPr>
          <w:rFonts w:ascii="Arial Narrow" w:hAnsi="Arial Narrow" w:cs="Arial"/>
          <w:b/>
          <w:bCs/>
        </w:rPr>
        <w:t xml:space="preserve"> OUTORGADO</w:t>
      </w:r>
      <w:r w:rsidR="00DC09C4" w:rsidRPr="0029427D">
        <w:rPr>
          <w:rFonts w:ascii="Arial Narrow" w:hAnsi="Arial Narrow" w:cs="Arial"/>
          <w:b/>
          <w:bCs/>
        </w:rPr>
        <w:t>S</w:t>
      </w:r>
      <w:r w:rsidRPr="0029427D">
        <w:rPr>
          <w:rFonts w:ascii="Arial Narrow" w:hAnsi="Arial Narrow" w:cs="Arial"/>
        </w:rPr>
        <w:t xml:space="preserve"> os imóveis de sua posse e</w:t>
      </w:r>
      <w:r w:rsidR="003D54BD" w:rsidRPr="0029427D">
        <w:rPr>
          <w:rFonts w:ascii="Arial Narrow" w:hAnsi="Arial Narrow" w:cs="Arial"/>
        </w:rPr>
        <w:t>/ou</w:t>
      </w:r>
      <w:r w:rsidRPr="0029427D">
        <w:rPr>
          <w:rFonts w:ascii="Arial Narrow" w:hAnsi="Arial Narrow" w:cs="Arial"/>
        </w:rPr>
        <w:t xml:space="preserve"> propriedade,</w:t>
      </w:r>
      <w:r w:rsidRPr="50589495">
        <w:rPr>
          <w:rFonts w:ascii="Arial Narrow" w:hAnsi="Arial Narrow" w:cs="Arial"/>
        </w:rPr>
        <w:t xml:space="preserve"> </w:t>
      </w:r>
      <w:r w:rsidR="000955B5" w:rsidRPr="50589495">
        <w:rPr>
          <w:rFonts w:ascii="Arial Narrow" w:hAnsi="Arial Narrow" w:cs="Arial"/>
        </w:rPr>
        <w:t>descritos nas alíneas “[</w:t>
      </w:r>
      <w:r w:rsidR="000955B5" w:rsidRPr="50589495">
        <w:rPr>
          <w:rFonts w:ascii="Arial Narrow" w:hAnsi="Arial Narrow" w:cs="Arial"/>
          <w:b/>
          <w:bCs/>
          <w:i/>
          <w:iCs/>
          <w:highlight w:val="yellow"/>
          <w:rPrChange w:id="3" w:author="Jakeline Granja" w:date="2020-02-04T14:46:00Z">
            <w:rPr>
              <w:rFonts w:ascii="Arial Narrow" w:hAnsi="Arial Narrow" w:cs="Arial"/>
              <w:b/>
              <w:bCs/>
              <w:i/>
              <w:iCs/>
            </w:rPr>
          </w:rPrChange>
        </w:rPr>
        <w:t>...</w:t>
      </w:r>
      <w:r w:rsidR="000955B5" w:rsidRPr="50589495">
        <w:rPr>
          <w:rFonts w:ascii="Arial Narrow" w:hAnsi="Arial Narrow" w:cs="Arial"/>
          <w:b/>
          <w:bCs/>
          <w:rPrChange w:id="4" w:author="Jakeline Granja" w:date="2020-02-04T14:46:00Z">
            <w:rPr>
              <w:rFonts w:ascii="Arial Narrow" w:hAnsi="Arial Narrow" w:cs="Arial"/>
              <w:b/>
              <w:bCs/>
              <w:i/>
              <w:iCs/>
            </w:rPr>
          </w:rPrChange>
        </w:rPr>
        <w:t>]</w:t>
      </w:r>
      <w:r w:rsidR="000955B5" w:rsidRPr="50589495">
        <w:rPr>
          <w:rFonts w:ascii="Arial Narrow" w:hAnsi="Arial Narrow" w:cs="Arial"/>
          <w:i/>
          <w:iCs/>
        </w:rPr>
        <w:t>”</w:t>
      </w:r>
      <w:r w:rsidR="000955B5" w:rsidRPr="50589495">
        <w:rPr>
          <w:rFonts w:ascii="Arial Narrow" w:hAnsi="Arial Narrow" w:cs="Arial"/>
        </w:rPr>
        <w:t xml:space="preserve"> à “[</w:t>
      </w:r>
      <w:r w:rsidR="000955B5" w:rsidRPr="50589495">
        <w:rPr>
          <w:rFonts w:ascii="Arial Narrow" w:hAnsi="Arial Narrow" w:cs="Arial"/>
          <w:b/>
          <w:bCs/>
          <w:i/>
          <w:iCs/>
          <w:highlight w:val="yellow"/>
          <w:rPrChange w:id="5" w:author="Jakeline Granja" w:date="2020-02-04T14:46:00Z">
            <w:rPr>
              <w:rFonts w:ascii="Arial Narrow" w:hAnsi="Arial Narrow" w:cs="Arial"/>
              <w:b/>
              <w:bCs/>
              <w:i/>
              <w:iCs/>
            </w:rPr>
          </w:rPrChange>
        </w:rPr>
        <w:t>...</w:t>
      </w:r>
      <w:r w:rsidR="000955B5" w:rsidRPr="50589495">
        <w:rPr>
          <w:rFonts w:ascii="Arial Narrow" w:hAnsi="Arial Narrow" w:cs="Arial"/>
          <w:b/>
          <w:bCs/>
          <w:rPrChange w:id="6" w:author="Jakeline Granja" w:date="2020-02-04T14:46:00Z">
            <w:rPr>
              <w:rFonts w:ascii="Arial Narrow" w:hAnsi="Arial Narrow" w:cs="Arial"/>
              <w:b/>
              <w:bCs/>
              <w:i/>
              <w:iCs/>
            </w:rPr>
          </w:rPrChange>
        </w:rPr>
        <w:t>]</w:t>
      </w:r>
      <w:r w:rsidR="000955B5" w:rsidRPr="50589495">
        <w:rPr>
          <w:rFonts w:ascii="Arial Narrow" w:hAnsi="Arial Narrow" w:cs="Arial"/>
          <w:i/>
          <w:iCs/>
        </w:rPr>
        <w:t>”</w:t>
      </w:r>
      <w:r w:rsidR="000955B5" w:rsidRPr="50589495">
        <w:rPr>
          <w:rFonts w:ascii="Arial Narrow" w:hAnsi="Arial Narrow" w:cs="Arial"/>
        </w:rPr>
        <w:t xml:space="preserve"> a seguir descritas, com os seus limites e confrontações dispostos no </w:t>
      </w:r>
      <w:r w:rsidR="000955B5" w:rsidRPr="50589495">
        <w:rPr>
          <w:rFonts w:ascii="Arial Narrow" w:hAnsi="Arial Narrow" w:cs="Arial"/>
          <w:b/>
          <w:bCs/>
        </w:rPr>
        <w:t xml:space="preserve">ANEXO ÚNICO </w:t>
      </w:r>
      <w:r w:rsidR="000955B5" w:rsidRPr="50589495">
        <w:rPr>
          <w:rFonts w:ascii="Arial Narrow" w:hAnsi="Arial Narrow" w:cs="Arial"/>
        </w:rPr>
        <w:t xml:space="preserve">deste </w:t>
      </w:r>
      <w:r w:rsidR="004F7B4B" w:rsidRPr="50589495">
        <w:rPr>
          <w:rFonts w:ascii="Arial Narrow" w:hAnsi="Arial Narrow" w:cs="Arial"/>
        </w:rPr>
        <w:t>instrument</w:t>
      </w:r>
      <w:r w:rsidR="00285A83" w:rsidRPr="50589495">
        <w:rPr>
          <w:rFonts w:ascii="Arial Narrow" w:hAnsi="Arial Narrow" w:cs="Arial"/>
        </w:rPr>
        <w:t>o</w:t>
      </w:r>
      <w:r w:rsidR="000955B5" w:rsidRPr="50589495">
        <w:rPr>
          <w:rFonts w:ascii="Arial Narrow" w:hAnsi="Arial Narrow" w:cs="Arial"/>
        </w:rPr>
        <w:t>:</w:t>
      </w:r>
    </w:p>
    <w:p w14:paraId="6A824212" w14:textId="6E28BDCF" w:rsidR="007A5C7C" w:rsidRPr="00D622A1" w:rsidRDefault="007A5C7C">
      <w:pPr>
        <w:spacing w:line="276" w:lineRule="auto"/>
        <w:ind w:right="-81"/>
        <w:jc w:val="both"/>
        <w:rPr>
          <w:rFonts w:ascii="Arial Narrow" w:hAnsi="Arial Narrow" w:cs="Arial"/>
        </w:rPr>
      </w:pPr>
    </w:p>
    <w:p w14:paraId="3B7A33DF" w14:textId="527E1942" w:rsidR="00D821C7" w:rsidRPr="00D622A1" w:rsidRDefault="002C20FE">
      <w:pPr>
        <w:numPr>
          <w:ilvl w:val="0"/>
          <w:numId w:val="15"/>
        </w:numPr>
        <w:spacing w:line="276" w:lineRule="auto"/>
        <w:jc w:val="both"/>
        <w:rPr>
          <w:rFonts w:ascii="Arial Narrow" w:hAnsi="Arial Narrow"/>
          <w:snapToGrid w:val="0"/>
          <w:color w:val="000000"/>
          <w:highlight w:val="yellow"/>
        </w:rPr>
      </w:pPr>
      <w:r w:rsidRPr="50589495">
        <w:rPr>
          <w:rFonts w:ascii="Arial Narrow" w:hAnsi="Arial Narrow" w:cs="Arial"/>
          <w:highlight w:val="yellow"/>
        </w:rPr>
        <w:t>[qualificação padrão dos imóveis rurais</w:t>
      </w:r>
      <w:r w:rsidR="00C93D10" w:rsidRPr="50589495">
        <w:rPr>
          <w:rFonts w:ascii="Arial Narrow" w:hAnsi="Arial Narrow" w:cs="Arial"/>
          <w:highlight w:val="yellow"/>
        </w:rPr>
        <w:t xml:space="preserve"> sem valores e retirando expressões que se aplicam apenas a contrato social e/ou alteração contratual</w:t>
      </w:r>
      <w:r w:rsidR="000955B5" w:rsidRPr="50589495">
        <w:rPr>
          <w:rFonts w:ascii="Arial Narrow" w:hAnsi="Arial Narrow" w:cs="Arial"/>
          <w:highlight w:val="yellow"/>
        </w:rPr>
        <w:t xml:space="preserve">, SEM </w:t>
      </w:r>
      <w:ins w:id="7" w:author="Jakeline Granja" w:date="2024-03-12T10:41:00Z" w16du:dateUtc="2024-03-12T14:41:00Z">
        <w:r w:rsidR="00E56D08">
          <w:rPr>
            <w:rFonts w:ascii="Arial Narrow" w:hAnsi="Arial Narrow" w:cs="Arial"/>
            <w:highlight w:val="yellow"/>
          </w:rPr>
          <w:t xml:space="preserve">INFORMAR A PROPRIEDADE E </w:t>
        </w:r>
      </w:ins>
      <w:r w:rsidR="000955B5" w:rsidRPr="50589495">
        <w:rPr>
          <w:rFonts w:ascii="Arial Narrow" w:hAnsi="Arial Narrow" w:cs="Arial"/>
          <w:highlight w:val="yellow"/>
        </w:rPr>
        <w:t xml:space="preserve">OS LIMITES E CONFRONTAÇÕES, </w:t>
      </w:r>
      <w:del w:id="8" w:author="Jakeline Granja" w:date="2024-03-12T10:42:00Z" w16du:dateUtc="2024-03-12T14:42:00Z">
        <w:r w:rsidR="000955B5" w:rsidRPr="50589495" w:rsidDel="00E56D08">
          <w:rPr>
            <w:rFonts w:ascii="Arial Narrow" w:hAnsi="Arial Narrow" w:cs="Arial"/>
            <w:highlight w:val="yellow"/>
          </w:rPr>
          <w:delText xml:space="preserve">que </w:delText>
        </w:r>
      </w:del>
      <w:ins w:id="9" w:author="Jakeline Granja" w:date="2024-03-12T10:42:00Z" w16du:dateUtc="2024-03-12T14:42:00Z">
        <w:r w:rsidR="00E56D08">
          <w:rPr>
            <w:rFonts w:ascii="Arial Narrow" w:hAnsi="Arial Narrow" w:cs="Arial"/>
            <w:highlight w:val="yellow"/>
          </w:rPr>
          <w:t>estes últimos</w:t>
        </w:r>
        <w:r w:rsidR="00E56D08" w:rsidRPr="50589495">
          <w:rPr>
            <w:rFonts w:ascii="Arial Narrow" w:hAnsi="Arial Narrow" w:cs="Arial"/>
            <w:highlight w:val="yellow"/>
          </w:rPr>
          <w:t xml:space="preserve"> </w:t>
        </w:r>
      </w:ins>
      <w:r w:rsidR="000955B5" w:rsidRPr="50589495">
        <w:rPr>
          <w:rFonts w:ascii="Arial Narrow" w:hAnsi="Arial Narrow" w:cs="Arial"/>
          <w:highlight w:val="yellow"/>
        </w:rPr>
        <w:t>constarão no anexo.</w:t>
      </w:r>
      <w:r w:rsidRPr="50589495">
        <w:rPr>
          <w:rFonts w:ascii="Arial Narrow" w:hAnsi="Arial Narrow" w:cs="Arial"/>
          <w:highlight w:val="yellow"/>
        </w:rPr>
        <w:t>]</w:t>
      </w:r>
    </w:p>
    <w:p w14:paraId="4E03FA84" w14:textId="2AC9A95A" w:rsidR="008C4A64" w:rsidRPr="00D622A1" w:rsidRDefault="008C4A64" w:rsidP="50589495">
      <w:pPr>
        <w:pStyle w:val="PargrafodaLista"/>
        <w:spacing w:line="276" w:lineRule="auto"/>
        <w:rPr>
          <w:rFonts w:ascii="Arial Narrow" w:hAnsi="Arial Narrow" w:cs="Arial"/>
          <w:sz w:val="24"/>
          <w:szCs w:val="24"/>
        </w:rPr>
      </w:pPr>
    </w:p>
    <w:p w14:paraId="09AE84F4" w14:textId="77777777" w:rsidR="00A8423C" w:rsidRPr="00D622A1" w:rsidRDefault="00A8423C">
      <w:pPr>
        <w:spacing w:line="276" w:lineRule="auto"/>
        <w:jc w:val="center"/>
        <w:rPr>
          <w:rFonts w:ascii="Arial Narrow" w:eastAsia="Calibri" w:hAnsi="Arial Narrow" w:cs="Arial"/>
          <w:b/>
          <w:u w:val="single"/>
          <w:lang w:eastAsia="en-US"/>
        </w:rPr>
      </w:pPr>
      <w:r w:rsidRPr="00D622A1">
        <w:rPr>
          <w:rFonts w:ascii="Arial Narrow" w:eastAsia="Calibri" w:hAnsi="Arial Narrow" w:cs="Arial"/>
          <w:b/>
          <w:u w:val="single"/>
          <w:lang w:eastAsia="en-US"/>
        </w:rPr>
        <w:t>DA VIGÊNCIA</w:t>
      </w:r>
    </w:p>
    <w:p w14:paraId="072F46CE" w14:textId="68B1CD7C" w:rsidR="00310D83" w:rsidRPr="00D622A1" w:rsidRDefault="00A8423C">
      <w:pPr>
        <w:spacing w:line="276" w:lineRule="auto"/>
        <w:ind w:right="-81"/>
        <w:jc w:val="both"/>
        <w:rPr>
          <w:rFonts w:ascii="Arial Narrow" w:hAnsi="Arial Narrow" w:cs="Arial"/>
          <w:lang w:eastAsia="x-none"/>
        </w:rPr>
      </w:pPr>
      <w:r w:rsidRPr="50589495">
        <w:rPr>
          <w:rFonts w:ascii="Arial Narrow" w:hAnsi="Arial Narrow" w:cs="Arial"/>
          <w:b/>
          <w:bCs/>
        </w:rPr>
        <w:t>CLÁUSULA SEGUNDA</w:t>
      </w:r>
      <w:r w:rsidRPr="50589495">
        <w:rPr>
          <w:rFonts w:ascii="Arial Narrow" w:hAnsi="Arial Narrow" w:cs="Arial"/>
        </w:rPr>
        <w:t xml:space="preserve">: </w:t>
      </w:r>
      <w:r w:rsidR="0000199C" w:rsidRPr="50589495">
        <w:rPr>
          <w:rFonts w:ascii="Arial Narrow" w:hAnsi="Arial Narrow" w:cs="Arial"/>
        </w:rPr>
        <w:t xml:space="preserve">A presente parceria rural para fins de exploração </w:t>
      </w:r>
      <w:r w:rsidR="000955B5" w:rsidRPr="50589495">
        <w:rPr>
          <w:rFonts w:ascii="Arial Narrow" w:hAnsi="Arial Narrow" w:cs="Arial"/>
        </w:rPr>
        <w:t>agropecuária [</w:t>
      </w:r>
      <w:r w:rsidR="0000199C" w:rsidRPr="50589495">
        <w:rPr>
          <w:rFonts w:ascii="Arial Narrow" w:hAnsi="Arial Narrow" w:cs="Arial"/>
          <w:highlight w:val="yellow"/>
        </w:rPr>
        <w:t>agr</w:t>
      </w:r>
      <w:r w:rsidR="000955B5" w:rsidRPr="50589495">
        <w:rPr>
          <w:rFonts w:ascii="Arial Narrow" w:hAnsi="Arial Narrow" w:cs="Arial"/>
          <w:highlight w:val="yellow"/>
        </w:rPr>
        <w:t>ícola</w:t>
      </w:r>
      <w:r w:rsidR="000955B5" w:rsidRPr="50589495">
        <w:rPr>
          <w:rFonts w:ascii="Arial Narrow" w:hAnsi="Arial Narrow" w:cs="Arial"/>
        </w:rPr>
        <w:t>]</w:t>
      </w:r>
      <w:r w:rsidR="0000199C" w:rsidRPr="50589495">
        <w:rPr>
          <w:rFonts w:ascii="Arial Narrow" w:hAnsi="Arial Narrow" w:cs="Arial"/>
        </w:rPr>
        <w:t xml:space="preserve"> tem </w:t>
      </w:r>
      <w:r w:rsidR="006D3E72" w:rsidRPr="50589495">
        <w:rPr>
          <w:rFonts w:ascii="Arial Narrow" w:hAnsi="Arial Narrow" w:cs="Arial"/>
        </w:rPr>
        <w:t>vigência</w:t>
      </w:r>
      <w:r w:rsidR="0000199C" w:rsidRPr="50589495">
        <w:rPr>
          <w:rFonts w:ascii="Arial Narrow" w:hAnsi="Arial Narrow" w:cs="Arial"/>
        </w:rPr>
        <w:t xml:space="preserve"> a contar da data </w:t>
      </w:r>
      <w:r w:rsidR="007D38D2" w:rsidRPr="50589495">
        <w:rPr>
          <w:rFonts w:ascii="Arial Narrow" w:hAnsi="Arial Narrow" w:cs="Arial"/>
        </w:rPr>
        <w:t>da assinatura deste instrumento</w:t>
      </w:r>
      <w:r w:rsidR="0000199C" w:rsidRPr="50589495">
        <w:rPr>
          <w:rFonts w:ascii="Arial Narrow" w:hAnsi="Arial Narrow" w:cs="Arial"/>
        </w:rPr>
        <w:t xml:space="preserve"> e </w:t>
      </w:r>
      <w:r w:rsidR="00DF2F68" w:rsidRPr="50589495">
        <w:rPr>
          <w:rFonts w:ascii="Arial Narrow" w:hAnsi="Arial Narrow" w:cs="Arial"/>
        </w:rPr>
        <w:t xml:space="preserve">findará </w:t>
      </w:r>
      <w:r w:rsidR="0000199C" w:rsidRPr="50589495">
        <w:rPr>
          <w:rFonts w:ascii="Arial Narrow" w:hAnsi="Arial Narrow" w:cs="Arial"/>
        </w:rPr>
        <w:t xml:space="preserve">em </w:t>
      </w:r>
      <w:r w:rsidR="002C20FE" w:rsidRPr="50589495">
        <w:rPr>
          <w:rFonts w:ascii="Arial Narrow" w:hAnsi="Arial Narrow" w:cs="Arial"/>
          <w:highlight w:val="yellow"/>
        </w:rPr>
        <w:t>[prazo final, não inferior a 03 anos]</w:t>
      </w:r>
      <w:r w:rsidR="0000199C" w:rsidRPr="50589495">
        <w:rPr>
          <w:rFonts w:ascii="Arial Narrow" w:hAnsi="Arial Narrow" w:cs="Arial"/>
          <w:highlight w:val="yellow"/>
        </w:rPr>
        <w:t>.</w:t>
      </w:r>
    </w:p>
    <w:p w14:paraId="3BBC0F39" w14:textId="1570547A" w:rsidR="00A8423C" w:rsidRPr="00D622A1" w:rsidRDefault="00A8423C">
      <w:pPr>
        <w:spacing w:line="276" w:lineRule="auto"/>
        <w:ind w:right="-81"/>
        <w:jc w:val="both"/>
        <w:rPr>
          <w:rFonts w:ascii="Arial Narrow" w:hAnsi="Arial Narrow" w:cs="Arial"/>
          <w:lang w:val="x-none" w:eastAsia="x-none"/>
        </w:rPr>
      </w:pPr>
      <w:r w:rsidRPr="00D622A1">
        <w:rPr>
          <w:rFonts w:ascii="Arial Narrow" w:hAnsi="Arial Narrow" w:cs="Arial"/>
          <w:b/>
          <w:lang w:eastAsia="x-none"/>
        </w:rPr>
        <w:t xml:space="preserve">Parágrafo Primeiro: </w:t>
      </w:r>
      <w:r w:rsidR="00DF2F68" w:rsidRPr="00D622A1">
        <w:rPr>
          <w:rFonts w:ascii="Arial Narrow" w:hAnsi="Arial Narrow" w:cs="Arial"/>
          <w:lang w:eastAsia="x-none"/>
        </w:rPr>
        <w:t>Não havendo renovação da presente parceria nos termos da Cláusula Nona,</w:t>
      </w:r>
      <w:r w:rsidR="00DF2F68" w:rsidRPr="00D622A1">
        <w:rPr>
          <w:rFonts w:ascii="Arial Narrow" w:hAnsi="Arial Narrow" w:cs="Arial"/>
          <w:b/>
          <w:lang w:eastAsia="x-none"/>
        </w:rPr>
        <w:t xml:space="preserve"> </w:t>
      </w:r>
      <w:r w:rsidR="00DF2F68" w:rsidRPr="00D622A1">
        <w:rPr>
          <w:rFonts w:ascii="Arial Narrow" w:hAnsi="Arial Narrow" w:cs="Arial"/>
          <w:lang w:eastAsia="x-none"/>
        </w:rPr>
        <w:t xml:space="preserve">ao </w:t>
      </w:r>
      <w:r w:rsidRPr="00D622A1">
        <w:rPr>
          <w:rFonts w:ascii="Arial Narrow" w:hAnsi="Arial Narrow" w:cs="Arial"/>
          <w:lang w:val="x-none" w:eastAsia="x-none"/>
        </w:rPr>
        <w:t xml:space="preserve">término </w:t>
      </w:r>
      <w:r w:rsidR="00F57694" w:rsidRPr="00D622A1">
        <w:rPr>
          <w:rFonts w:ascii="Arial Narrow" w:hAnsi="Arial Narrow" w:cs="Arial"/>
          <w:lang w:eastAsia="x-none"/>
        </w:rPr>
        <w:t xml:space="preserve">da vigência deste instrumento, </w:t>
      </w:r>
      <w:r w:rsidRPr="00D622A1">
        <w:rPr>
          <w:rFonts w:ascii="Arial Narrow" w:hAnsi="Arial Narrow" w:cs="Arial"/>
          <w:lang w:eastAsia="x-none"/>
        </w:rPr>
        <w:t>o</w:t>
      </w:r>
      <w:r w:rsidR="005B20DE" w:rsidRPr="00D622A1">
        <w:rPr>
          <w:rFonts w:ascii="Arial Narrow" w:hAnsi="Arial Narrow" w:cs="Arial"/>
          <w:lang w:eastAsia="x-none"/>
        </w:rPr>
        <w:t>s</w:t>
      </w:r>
      <w:r w:rsidRPr="00D622A1">
        <w:rPr>
          <w:rFonts w:ascii="Arial Narrow" w:hAnsi="Arial Narrow" w:cs="Arial"/>
          <w:lang w:eastAsia="x-none"/>
        </w:rPr>
        <w:t xml:space="preserve"> </w:t>
      </w:r>
      <w:r w:rsidRPr="00D622A1">
        <w:rPr>
          <w:rFonts w:ascii="Arial Narrow" w:hAnsi="Arial Narrow" w:cs="Arial"/>
          <w:b/>
          <w:lang w:eastAsia="x-none"/>
        </w:rPr>
        <w:t>P</w:t>
      </w:r>
      <w:r w:rsidRPr="00D622A1">
        <w:rPr>
          <w:rFonts w:ascii="Arial Narrow" w:hAnsi="Arial Narrow" w:cs="Arial"/>
          <w:b/>
          <w:lang w:val="x-none" w:eastAsia="x-none"/>
        </w:rPr>
        <w:t>ARCEIR</w:t>
      </w:r>
      <w:r w:rsidRPr="00D622A1">
        <w:rPr>
          <w:rFonts w:ascii="Arial Narrow" w:hAnsi="Arial Narrow" w:cs="Arial"/>
          <w:b/>
          <w:lang w:eastAsia="x-none"/>
        </w:rPr>
        <w:t>O</w:t>
      </w:r>
      <w:r w:rsidR="005B20DE" w:rsidRPr="00D622A1">
        <w:rPr>
          <w:rFonts w:ascii="Arial Narrow" w:hAnsi="Arial Narrow" w:cs="Arial"/>
          <w:b/>
          <w:lang w:eastAsia="x-none"/>
        </w:rPr>
        <w:t>S</w:t>
      </w:r>
      <w:r w:rsidRPr="00D622A1">
        <w:rPr>
          <w:rFonts w:ascii="Arial Narrow" w:hAnsi="Arial Narrow" w:cs="Arial"/>
          <w:b/>
          <w:lang w:val="x-none" w:eastAsia="x-none"/>
        </w:rPr>
        <w:t xml:space="preserve"> OUTORGAD</w:t>
      </w:r>
      <w:r w:rsidRPr="00D622A1">
        <w:rPr>
          <w:rFonts w:ascii="Arial Narrow" w:hAnsi="Arial Narrow" w:cs="Arial"/>
          <w:b/>
          <w:lang w:eastAsia="x-none"/>
        </w:rPr>
        <w:t>O</w:t>
      </w:r>
      <w:r w:rsidR="005B20DE" w:rsidRPr="00D622A1">
        <w:rPr>
          <w:rFonts w:ascii="Arial Narrow" w:hAnsi="Arial Narrow" w:cs="Arial"/>
          <w:b/>
          <w:lang w:eastAsia="x-none"/>
        </w:rPr>
        <w:t>S</w:t>
      </w:r>
      <w:r w:rsidRPr="00D622A1">
        <w:rPr>
          <w:rFonts w:ascii="Arial Narrow" w:hAnsi="Arial Narrow" w:cs="Arial"/>
          <w:b/>
          <w:lang w:eastAsia="x-none"/>
        </w:rPr>
        <w:t xml:space="preserve"> </w:t>
      </w:r>
      <w:r w:rsidRPr="00D622A1">
        <w:rPr>
          <w:rFonts w:ascii="Arial Narrow" w:hAnsi="Arial Narrow" w:cs="Arial"/>
          <w:lang w:val="x-none" w:eastAsia="x-none"/>
        </w:rPr>
        <w:t>dever</w:t>
      </w:r>
      <w:r w:rsidR="005B20DE" w:rsidRPr="00D622A1">
        <w:rPr>
          <w:rFonts w:ascii="Arial Narrow" w:hAnsi="Arial Narrow" w:cs="Arial"/>
          <w:lang w:eastAsia="x-none"/>
        </w:rPr>
        <w:t>ão</w:t>
      </w:r>
      <w:r w:rsidRPr="00D622A1">
        <w:rPr>
          <w:rFonts w:ascii="Arial Narrow" w:hAnsi="Arial Narrow" w:cs="Arial"/>
          <w:lang w:val="x-none" w:eastAsia="x-none"/>
        </w:rPr>
        <w:t xml:space="preserve"> devolver à </w:t>
      </w:r>
      <w:r w:rsidRPr="00D622A1">
        <w:rPr>
          <w:rFonts w:ascii="Arial Narrow" w:hAnsi="Arial Narrow" w:cs="Arial"/>
          <w:b/>
          <w:lang w:val="x-none" w:eastAsia="x-none"/>
        </w:rPr>
        <w:t>PARCE</w:t>
      </w:r>
      <w:r w:rsidRPr="00D622A1">
        <w:rPr>
          <w:rFonts w:ascii="Arial Narrow" w:hAnsi="Arial Narrow" w:cs="Arial"/>
          <w:b/>
          <w:lang w:eastAsia="x-none"/>
        </w:rPr>
        <w:t>IRA</w:t>
      </w:r>
      <w:r w:rsidRPr="00D622A1">
        <w:rPr>
          <w:rFonts w:ascii="Arial Narrow" w:hAnsi="Arial Narrow" w:cs="Arial"/>
          <w:b/>
          <w:lang w:val="x-none" w:eastAsia="x-none"/>
        </w:rPr>
        <w:t xml:space="preserve"> OUTORGANTE, </w:t>
      </w:r>
      <w:r w:rsidRPr="00D622A1">
        <w:rPr>
          <w:rFonts w:ascii="Arial Narrow" w:hAnsi="Arial Narrow" w:cs="Arial"/>
          <w:lang w:val="x-none" w:eastAsia="x-none"/>
        </w:rPr>
        <w:t xml:space="preserve">independentemente de notificação ou interpelação judicial ou extrajudicial, </w:t>
      </w:r>
      <w:r w:rsidRPr="00D622A1">
        <w:rPr>
          <w:rFonts w:ascii="Arial Narrow" w:hAnsi="Arial Narrow" w:cs="Arial"/>
          <w:lang w:eastAsia="x-none"/>
        </w:rPr>
        <w:t>os</w:t>
      </w:r>
      <w:r w:rsidRPr="00D622A1">
        <w:rPr>
          <w:rFonts w:ascii="Arial Narrow" w:hAnsi="Arial Narrow" w:cs="Arial"/>
          <w:lang w:val="x-none" w:eastAsia="x-none"/>
        </w:rPr>
        <w:t xml:space="preserve"> imóve</w:t>
      </w:r>
      <w:r w:rsidRPr="00D622A1">
        <w:rPr>
          <w:rFonts w:ascii="Arial Narrow" w:hAnsi="Arial Narrow" w:cs="Arial"/>
          <w:lang w:eastAsia="x-none"/>
        </w:rPr>
        <w:t xml:space="preserve">is rurais objetos desta parceria. </w:t>
      </w:r>
    </w:p>
    <w:p w14:paraId="38A0D500" w14:textId="77777777" w:rsidR="00A8423C" w:rsidRPr="00D622A1" w:rsidRDefault="00A8423C">
      <w:pPr>
        <w:spacing w:line="276" w:lineRule="auto"/>
        <w:jc w:val="both"/>
        <w:rPr>
          <w:rFonts w:ascii="Arial Narrow" w:eastAsia="Calibri" w:hAnsi="Arial Narrow" w:cs="Arial"/>
          <w:lang w:eastAsia="en-US"/>
        </w:rPr>
      </w:pPr>
      <w:r w:rsidRPr="50589495">
        <w:rPr>
          <w:rFonts w:ascii="Arial Narrow" w:eastAsia="Calibri" w:hAnsi="Arial Narrow" w:cs="Arial"/>
          <w:b/>
          <w:bCs/>
          <w:lang w:eastAsia="en-US"/>
        </w:rPr>
        <w:t>Parágrafo Segundo:</w:t>
      </w:r>
      <w:r w:rsidRPr="50589495">
        <w:rPr>
          <w:rFonts w:ascii="Arial Narrow" w:eastAsia="Calibri" w:hAnsi="Arial Narrow" w:cs="Arial"/>
          <w:lang w:eastAsia="en-US"/>
        </w:rPr>
        <w:t xml:space="preserve"> Ultrapassando o contrato a data prevista no </w:t>
      </w:r>
      <w:r w:rsidR="00F57694" w:rsidRPr="50589495">
        <w:rPr>
          <w:rFonts w:ascii="Arial Narrow" w:eastAsia="Calibri" w:hAnsi="Arial Narrow" w:cs="Arial"/>
          <w:i/>
          <w:iCs/>
          <w:lang w:eastAsia="en-US"/>
        </w:rPr>
        <w:t>caput</w:t>
      </w:r>
      <w:r w:rsidRPr="50589495">
        <w:rPr>
          <w:rFonts w:ascii="Arial Narrow" w:eastAsia="Calibri" w:hAnsi="Arial Narrow" w:cs="Arial"/>
          <w:i/>
          <w:iCs/>
          <w:lang w:eastAsia="en-US"/>
        </w:rPr>
        <w:t xml:space="preserve"> </w:t>
      </w:r>
      <w:r w:rsidRPr="50589495">
        <w:rPr>
          <w:rFonts w:ascii="Arial Narrow" w:eastAsia="Calibri" w:hAnsi="Arial Narrow" w:cs="Arial"/>
          <w:lang w:eastAsia="en-US"/>
        </w:rPr>
        <w:t xml:space="preserve">desta </w:t>
      </w:r>
      <w:r w:rsidR="004E5CC0" w:rsidRPr="50589495">
        <w:rPr>
          <w:rFonts w:ascii="Arial Narrow" w:eastAsia="Calibri" w:hAnsi="Arial Narrow" w:cs="Arial"/>
          <w:lang w:eastAsia="en-US"/>
        </w:rPr>
        <w:t>c</w:t>
      </w:r>
      <w:r w:rsidRPr="50589495">
        <w:rPr>
          <w:rFonts w:ascii="Arial Narrow" w:eastAsia="Calibri" w:hAnsi="Arial Narrow" w:cs="Arial"/>
          <w:lang w:eastAsia="en-US"/>
        </w:rPr>
        <w:t xml:space="preserve">láusula, o contrato passará a ser por tempo indeterminado, podendo a </w:t>
      </w:r>
      <w:r w:rsidRPr="50589495">
        <w:rPr>
          <w:rFonts w:ascii="Arial Narrow" w:eastAsia="Calibri" w:hAnsi="Arial Narrow" w:cs="Arial"/>
          <w:b/>
          <w:bCs/>
          <w:lang w:eastAsia="en-US"/>
        </w:rPr>
        <w:t>PARCEIRA OUTORGANTE</w:t>
      </w:r>
      <w:r w:rsidRPr="50589495">
        <w:rPr>
          <w:rFonts w:ascii="Arial Narrow" w:eastAsia="Calibri" w:hAnsi="Arial Narrow" w:cs="Arial"/>
          <w:lang w:eastAsia="en-US"/>
        </w:rPr>
        <w:t xml:space="preserve"> rescindi-lo a qualquer tempo. Neste caso, deverá notificar por escrito o</w:t>
      </w:r>
      <w:r w:rsidR="005B20DE" w:rsidRPr="50589495">
        <w:rPr>
          <w:rFonts w:ascii="Arial Narrow" w:eastAsia="Calibri" w:hAnsi="Arial Narrow" w:cs="Arial"/>
          <w:lang w:eastAsia="en-US"/>
        </w:rPr>
        <w:t>s</w:t>
      </w:r>
      <w:r w:rsidRPr="50589495">
        <w:rPr>
          <w:rFonts w:ascii="Arial Narrow" w:eastAsia="Calibri" w:hAnsi="Arial Narrow" w:cs="Arial"/>
          <w:lang w:eastAsia="en-US"/>
        </w:rPr>
        <w:t xml:space="preserve"> </w:t>
      </w:r>
      <w:r w:rsidRPr="50589495">
        <w:rPr>
          <w:rFonts w:ascii="Arial Narrow" w:eastAsia="Calibri" w:hAnsi="Arial Narrow" w:cs="Arial"/>
          <w:b/>
          <w:bCs/>
          <w:lang w:eastAsia="en-US"/>
        </w:rPr>
        <w:t>PARCEIRO</w:t>
      </w:r>
      <w:r w:rsidR="005B20DE" w:rsidRPr="50589495">
        <w:rPr>
          <w:rFonts w:ascii="Arial Narrow" w:eastAsia="Calibri" w:hAnsi="Arial Narrow" w:cs="Arial"/>
          <w:b/>
          <w:bCs/>
          <w:lang w:eastAsia="en-US"/>
        </w:rPr>
        <w:t>S</w:t>
      </w:r>
      <w:r w:rsidRPr="50589495">
        <w:rPr>
          <w:rFonts w:ascii="Arial Narrow" w:eastAsia="Calibri" w:hAnsi="Arial Narrow" w:cs="Arial"/>
          <w:b/>
          <w:bCs/>
          <w:lang w:eastAsia="en-US"/>
        </w:rPr>
        <w:t xml:space="preserve"> OUTORGADO</w:t>
      </w:r>
      <w:r w:rsidR="005B20DE" w:rsidRPr="50589495">
        <w:rPr>
          <w:rFonts w:ascii="Arial Narrow" w:eastAsia="Calibri" w:hAnsi="Arial Narrow" w:cs="Arial"/>
          <w:b/>
          <w:bCs/>
          <w:lang w:eastAsia="en-US"/>
        </w:rPr>
        <w:t>S</w:t>
      </w:r>
      <w:r w:rsidRPr="50589495">
        <w:rPr>
          <w:rFonts w:ascii="Arial Narrow" w:eastAsia="Calibri" w:hAnsi="Arial Narrow" w:cs="Arial"/>
          <w:lang w:eastAsia="en-US"/>
        </w:rPr>
        <w:t>, o</w:t>
      </w:r>
      <w:r w:rsidR="005B20DE" w:rsidRPr="50589495">
        <w:rPr>
          <w:rFonts w:ascii="Arial Narrow" w:eastAsia="Calibri" w:hAnsi="Arial Narrow" w:cs="Arial"/>
          <w:lang w:eastAsia="en-US"/>
        </w:rPr>
        <w:t>s</w:t>
      </w:r>
      <w:r w:rsidRPr="50589495">
        <w:rPr>
          <w:rFonts w:ascii="Arial Narrow" w:eastAsia="Calibri" w:hAnsi="Arial Narrow" w:cs="Arial"/>
          <w:lang w:eastAsia="en-US"/>
        </w:rPr>
        <w:t xml:space="preserve"> qua</w:t>
      </w:r>
      <w:r w:rsidR="005B20DE" w:rsidRPr="50589495">
        <w:rPr>
          <w:rFonts w:ascii="Arial Narrow" w:eastAsia="Calibri" w:hAnsi="Arial Narrow" w:cs="Arial"/>
          <w:lang w:eastAsia="en-US"/>
        </w:rPr>
        <w:t>is</w:t>
      </w:r>
      <w:r w:rsidRPr="50589495">
        <w:rPr>
          <w:rFonts w:ascii="Arial Narrow" w:eastAsia="Calibri" w:hAnsi="Arial Narrow" w:cs="Arial"/>
          <w:lang w:eastAsia="en-US"/>
        </w:rPr>
        <w:t xml:space="preserve"> dever</w:t>
      </w:r>
      <w:r w:rsidR="005B20DE" w:rsidRPr="50589495">
        <w:rPr>
          <w:rFonts w:ascii="Arial Narrow" w:eastAsia="Calibri" w:hAnsi="Arial Narrow" w:cs="Arial"/>
          <w:lang w:eastAsia="en-US"/>
        </w:rPr>
        <w:t>ão</w:t>
      </w:r>
      <w:r w:rsidRPr="50589495">
        <w:rPr>
          <w:rFonts w:ascii="Arial Narrow" w:eastAsia="Calibri" w:hAnsi="Arial Narrow" w:cs="Arial"/>
          <w:lang w:eastAsia="en-US"/>
        </w:rPr>
        <w:t xml:space="preserve"> sair dos imóveis objetos desta parceria dentro do prazo de 30 (trinta) dias a contar do recebimento da referida notificação se inexistir produto pendente de colheita; ou, se pendente a colheita, 30 (trinta) dias após a sua realização.</w:t>
      </w:r>
    </w:p>
    <w:p w14:paraId="0D182BEF" w14:textId="77777777" w:rsidR="009412B7" w:rsidRPr="00D622A1" w:rsidRDefault="009412B7">
      <w:pPr>
        <w:spacing w:line="276" w:lineRule="auto"/>
        <w:jc w:val="center"/>
        <w:rPr>
          <w:rFonts w:ascii="Arial Narrow" w:eastAsia="Calibri" w:hAnsi="Arial Narrow" w:cs="Arial"/>
          <w:b/>
          <w:u w:val="single"/>
          <w:lang w:eastAsia="en-US"/>
        </w:rPr>
      </w:pPr>
    </w:p>
    <w:p w14:paraId="735A1583" w14:textId="5CA93B7B" w:rsidR="00A8423C" w:rsidRPr="00D622A1" w:rsidRDefault="00A8423C">
      <w:pPr>
        <w:spacing w:line="276" w:lineRule="auto"/>
        <w:jc w:val="center"/>
        <w:rPr>
          <w:rFonts w:ascii="Arial Narrow" w:eastAsia="Calibri" w:hAnsi="Arial Narrow" w:cs="Arial"/>
          <w:b/>
          <w:u w:val="single"/>
          <w:lang w:eastAsia="en-US"/>
        </w:rPr>
      </w:pPr>
      <w:r w:rsidRPr="00D622A1">
        <w:rPr>
          <w:rFonts w:ascii="Arial Narrow" w:eastAsia="Calibri" w:hAnsi="Arial Narrow" w:cs="Arial"/>
          <w:b/>
          <w:u w:val="single"/>
          <w:lang w:eastAsia="en-US"/>
        </w:rPr>
        <w:t xml:space="preserve">DAS </w:t>
      </w:r>
      <w:r w:rsidR="00125F76" w:rsidRPr="00D622A1">
        <w:rPr>
          <w:rFonts w:ascii="Arial Narrow" w:eastAsia="Calibri" w:hAnsi="Arial Narrow" w:cs="Arial"/>
          <w:b/>
          <w:u w:val="single"/>
          <w:lang w:eastAsia="en-US"/>
        </w:rPr>
        <w:t xml:space="preserve">ATIVIDADES AGROPECUÁRIAS </w:t>
      </w:r>
      <w:r w:rsidR="00125F76" w:rsidRPr="00D622A1">
        <w:rPr>
          <w:rFonts w:ascii="Arial Narrow" w:eastAsia="Calibri" w:hAnsi="Arial Narrow" w:cs="Arial"/>
          <w:b/>
          <w:highlight w:val="yellow"/>
          <w:u w:val="single"/>
          <w:lang w:eastAsia="en-US"/>
        </w:rPr>
        <w:t>[AGRÍCOLAS]</w:t>
      </w:r>
    </w:p>
    <w:p w14:paraId="61F82A70" w14:textId="61F66DBA" w:rsidR="00A8423C" w:rsidRPr="00D622A1" w:rsidRDefault="00A8423C">
      <w:pPr>
        <w:spacing w:line="276" w:lineRule="auto"/>
        <w:jc w:val="both"/>
        <w:rPr>
          <w:rFonts w:ascii="Arial Narrow" w:eastAsia="Calibri" w:hAnsi="Arial Narrow" w:cs="Arial"/>
          <w:lang w:eastAsia="en-US"/>
        </w:rPr>
      </w:pPr>
      <w:r w:rsidRPr="50589495">
        <w:rPr>
          <w:rFonts w:ascii="Arial Narrow" w:eastAsia="Calibri" w:hAnsi="Arial Narrow" w:cs="Arial"/>
          <w:b/>
          <w:bCs/>
          <w:lang w:eastAsia="en-US"/>
        </w:rPr>
        <w:t xml:space="preserve">CLÁUSULA TERCEIRA: </w:t>
      </w:r>
      <w:r w:rsidRPr="50589495">
        <w:rPr>
          <w:rFonts w:ascii="Arial Narrow" w:eastAsia="Calibri" w:hAnsi="Arial Narrow" w:cs="Arial"/>
          <w:lang w:eastAsia="en-US"/>
        </w:rPr>
        <w:t>O</w:t>
      </w:r>
      <w:r w:rsidR="005B20DE" w:rsidRPr="50589495">
        <w:rPr>
          <w:rFonts w:ascii="Arial Narrow" w:eastAsia="Calibri" w:hAnsi="Arial Narrow" w:cs="Arial"/>
          <w:lang w:eastAsia="en-US"/>
        </w:rPr>
        <w:t>s</w:t>
      </w:r>
      <w:r w:rsidRPr="50589495">
        <w:rPr>
          <w:rFonts w:ascii="Arial Narrow" w:eastAsia="Calibri" w:hAnsi="Arial Narrow" w:cs="Arial"/>
          <w:lang w:eastAsia="en-US"/>
        </w:rPr>
        <w:t xml:space="preserve"> </w:t>
      </w:r>
      <w:r w:rsidRPr="50589495">
        <w:rPr>
          <w:rFonts w:ascii="Arial Narrow" w:eastAsia="Calibri" w:hAnsi="Arial Narrow" w:cs="Arial"/>
          <w:b/>
          <w:bCs/>
          <w:lang w:eastAsia="en-US"/>
        </w:rPr>
        <w:t>PARCEIRO</w:t>
      </w:r>
      <w:r w:rsidR="005B20DE" w:rsidRPr="50589495">
        <w:rPr>
          <w:rFonts w:ascii="Arial Narrow" w:eastAsia="Calibri" w:hAnsi="Arial Narrow" w:cs="Arial"/>
          <w:b/>
          <w:bCs/>
          <w:lang w:eastAsia="en-US"/>
        </w:rPr>
        <w:t>S</w:t>
      </w:r>
      <w:r w:rsidRPr="50589495">
        <w:rPr>
          <w:rFonts w:ascii="Arial Narrow" w:eastAsia="Calibri" w:hAnsi="Arial Narrow" w:cs="Arial"/>
          <w:b/>
          <w:bCs/>
          <w:lang w:eastAsia="en-US"/>
        </w:rPr>
        <w:t xml:space="preserve"> OUTORGADO</w:t>
      </w:r>
      <w:r w:rsidR="005B20DE" w:rsidRPr="50589495">
        <w:rPr>
          <w:rFonts w:ascii="Arial Narrow" w:eastAsia="Calibri" w:hAnsi="Arial Narrow" w:cs="Arial"/>
          <w:b/>
          <w:bCs/>
          <w:lang w:eastAsia="en-US"/>
        </w:rPr>
        <w:t>S</w:t>
      </w:r>
      <w:r w:rsidRPr="50589495">
        <w:rPr>
          <w:rFonts w:ascii="Arial Narrow" w:eastAsia="Calibri" w:hAnsi="Arial Narrow" w:cs="Arial"/>
          <w:lang w:eastAsia="en-US"/>
        </w:rPr>
        <w:t xml:space="preserve"> poder</w:t>
      </w:r>
      <w:r w:rsidR="005B20DE" w:rsidRPr="50589495">
        <w:rPr>
          <w:rFonts w:ascii="Arial Narrow" w:eastAsia="Calibri" w:hAnsi="Arial Narrow" w:cs="Arial"/>
          <w:lang w:eastAsia="en-US"/>
        </w:rPr>
        <w:t>ão</w:t>
      </w:r>
      <w:r w:rsidRPr="50589495">
        <w:rPr>
          <w:rFonts w:ascii="Arial Narrow" w:eastAsia="Calibri" w:hAnsi="Arial Narrow" w:cs="Arial"/>
          <w:lang w:eastAsia="en-US"/>
        </w:rPr>
        <w:t xml:space="preserve"> explorar nas áreas objeto deste instrumento de parceria lavouras de </w:t>
      </w:r>
      <w:r w:rsidRPr="50589495">
        <w:rPr>
          <w:rFonts w:ascii="Arial Narrow" w:eastAsia="Calibri" w:hAnsi="Arial Narrow" w:cs="Arial"/>
          <w:highlight w:val="yellow"/>
          <w:lang w:eastAsia="en-US"/>
        </w:rPr>
        <w:t>soja, milho</w:t>
      </w:r>
      <w:r w:rsidR="00622430" w:rsidRPr="50589495">
        <w:rPr>
          <w:rFonts w:ascii="Arial Narrow" w:eastAsia="Calibri" w:hAnsi="Arial Narrow" w:cs="Arial"/>
          <w:highlight w:val="yellow"/>
          <w:lang w:eastAsia="en-US"/>
        </w:rPr>
        <w:t>,</w:t>
      </w:r>
      <w:r w:rsidRPr="50589495">
        <w:rPr>
          <w:rFonts w:ascii="Arial Narrow" w:eastAsia="Calibri" w:hAnsi="Arial Narrow" w:cs="Arial"/>
          <w:highlight w:val="yellow"/>
          <w:lang w:eastAsia="en-US"/>
        </w:rPr>
        <w:t xml:space="preserve"> algodão, cana de açúcar, sorgo, milheto, feijão, arroz, girassol, crotalária</w:t>
      </w:r>
      <w:r w:rsidR="00B23EF5" w:rsidRPr="50589495">
        <w:rPr>
          <w:rFonts w:ascii="Arial Narrow" w:eastAsia="Calibri" w:hAnsi="Arial Narrow" w:cs="Arial"/>
          <w:highlight w:val="yellow"/>
          <w:lang w:eastAsia="en-US"/>
        </w:rPr>
        <w:t xml:space="preserve">, </w:t>
      </w:r>
      <w:r w:rsidR="001F4D0E" w:rsidRPr="50589495">
        <w:rPr>
          <w:rFonts w:ascii="Arial Narrow" w:eastAsia="Calibri" w:hAnsi="Arial Narrow" w:cs="Arial"/>
          <w:highlight w:val="yellow"/>
          <w:lang w:eastAsia="en-US"/>
        </w:rPr>
        <w:t>braquiária</w:t>
      </w:r>
      <w:r w:rsidR="00B23EF5" w:rsidRPr="50589495">
        <w:rPr>
          <w:rFonts w:ascii="Arial Narrow" w:eastAsia="Calibri" w:hAnsi="Arial Narrow" w:cs="Arial"/>
          <w:highlight w:val="yellow"/>
          <w:lang w:eastAsia="en-US"/>
        </w:rPr>
        <w:t>, capim sudão, eucalipto, milho pipoc</w:t>
      </w:r>
      <w:r w:rsidR="002C20FE" w:rsidRPr="50589495">
        <w:rPr>
          <w:rFonts w:ascii="Arial Narrow" w:eastAsia="Calibri" w:hAnsi="Arial Narrow" w:cs="Arial"/>
          <w:highlight w:val="yellow"/>
          <w:lang w:eastAsia="en-US"/>
        </w:rPr>
        <w:t>a [verificar se todas as culturas estão elencadas]</w:t>
      </w:r>
      <w:r w:rsidRPr="50589495">
        <w:rPr>
          <w:rFonts w:ascii="Arial Narrow" w:eastAsia="Calibri" w:hAnsi="Arial Narrow" w:cs="Arial"/>
          <w:lang w:eastAsia="en-US"/>
        </w:rPr>
        <w:t xml:space="preserve"> ou outra cultura legalmente permitida que pretender explorar, ficando esclarecido </w:t>
      </w:r>
      <w:r w:rsidRPr="50589495">
        <w:rPr>
          <w:rFonts w:ascii="Arial Narrow" w:eastAsia="Calibri" w:hAnsi="Arial Narrow" w:cs="Arial"/>
          <w:lang w:eastAsia="en-US"/>
        </w:rPr>
        <w:lastRenderedPageBreak/>
        <w:t>que o mesmo poder</w:t>
      </w:r>
      <w:r w:rsidR="00B64B37" w:rsidRPr="50589495">
        <w:rPr>
          <w:rFonts w:ascii="Arial Narrow" w:eastAsia="Calibri" w:hAnsi="Arial Narrow" w:cs="Arial"/>
          <w:lang w:eastAsia="en-US"/>
        </w:rPr>
        <w:t>á</w:t>
      </w:r>
      <w:r w:rsidRPr="50589495">
        <w:rPr>
          <w:rFonts w:ascii="Arial Narrow" w:eastAsia="Calibri" w:hAnsi="Arial Narrow" w:cs="Arial"/>
          <w:lang w:eastAsia="en-US"/>
        </w:rPr>
        <w:t xml:space="preserve"> fazer uso da terra quantas vezes desejar, inclusive para exploração agrícola de safrinha, sem qualquer custo ou despesa adicional. Em se tratando da exploração pecuária</w:t>
      </w:r>
      <w:r w:rsidR="002C20FE" w:rsidRPr="50589495">
        <w:rPr>
          <w:rFonts w:ascii="Arial Narrow" w:eastAsia="Calibri" w:hAnsi="Arial Narrow" w:cs="Arial"/>
          <w:lang w:eastAsia="en-US"/>
        </w:rPr>
        <w:t xml:space="preserve"> ou de animais</w:t>
      </w:r>
      <w:r w:rsidRPr="50589495">
        <w:rPr>
          <w:rFonts w:ascii="Arial Narrow" w:eastAsia="Calibri" w:hAnsi="Arial Narrow" w:cs="Arial"/>
          <w:lang w:eastAsia="en-US"/>
        </w:rPr>
        <w:t>, poder</w:t>
      </w:r>
      <w:r w:rsidR="005B20DE" w:rsidRPr="50589495">
        <w:rPr>
          <w:rFonts w:ascii="Arial Narrow" w:eastAsia="Calibri" w:hAnsi="Arial Narrow" w:cs="Arial"/>
          <w:lang w:eastAsia="en-US"/>
        </w:rPr>
        <w:t>ão</w:t>
      </w:r>
      <w:r w:rsidRPr="50589495">
        <w:rPr>
          <w:rFonts w:ascii="Arial Narrow" w:eastAsia="Calibri" w:hAnsi="Arial Narrow" w:cs="Arial"/>
          <w:lang w:eastAsia="en-US"/>
        </w:rPr>
        <w:t xml:space="preserve"> fazer uso das terras para cria, recria e engorda de </w:t>
      </w:r>
      <w:r w:rsidR="000955B5" w:rsidRPr="50589495">
        <w:rPr>
          <w:rFonts w:ascii="Arial Narrow" w:eastAsia="Calibri" w:hAnsi="Arial Narrow" w:cs="Arial"/>
          <w:lang w:eastAsia="en-US"/>
        </w:rPr>
        <w:t>bovinos, suínos</w:t>
      </w:r>
      <w:r w:rsidR="00C609CD" w:rsidRPr="50589495">
        <w:rPr>
          <w:rFonts w:ascii="Arial Narrow" w:eastAsia="Calibri" w:hAnsi="Arial Narrow" w:cs="Arial"/>
          <w:lang w:eastAsia="en-US"/>
        </w:rPr>
        <w:t>, ovinos,</w:t>
      </w:r>
      <w:r w:rsidR="005A7997" w:rsidRPr="50589495">
        <w:rPr>
          <w:rFonts w:ascii="Arial Narrow" w:eastAsia="Calibri" w:hAnsi="Arial Narrow" w:cs="Arial"/>
          <w:lang w:eastAsia="en-US"/>
        </w:rPr>
        <w:t xml:space="preserve"> equinos </w:t>
      </w:r>
      <w:r w:rsidR="00C609CD" w:rsidRPr="50589495">
        <w:rPr>
          <w:rFonts w:ascii="Arial Narrow" w:eastAsia="Calibri" w:hAnsi="Arial Narrow" w:cs="Arial"/>
          <w:lang w:eastAsia="en-US"/>
        </w:rPr>
        <w:t xml:space="preserve">e aves; ou </w:t>
      </w:r>
      <w:r w:rsidR="005A7997" w:rsidRPr="50589495">
        <w:rPr>
          <w:rFonts w:ascii="Arial Narrow" w:eastAsia="Calibri" w:hAnsi="Arial Narrow" w:cs="Arial"/>
          <w:lang w:eastAsia="en-US"/>
        </w:rPr>
        <w:t xml:space="preserve">outros animais, </w:t>
      </w:r>
      <w:r w:rsidRPr="50589495">
        <w:rPr>
          <w:rFonts w:ascii="Arial Narrow" w:eastAsia="Calibri" w:hAnsi="Arial Narrow" w:cs="Arial"/>
          <w:lang w:eastAsia="en-US"/>
        </w:rPr>
        <w:t>da maneira que lhe</w:t>
      </w:r>
      <w:r w:rsidR="005A7997" w:rsidRPr="50589495">
        <w:rPr>
          <w:rFonts w:ascii="Arial Narrow" w:eastAsia="Calibri" w:hAnsi="Arial Narrow" w:cs="Arial"/>
          <w:lang w:eastAsia="en-US"/>
        </w:rPr>
        <w:t>s</w:t>
      </w:r>
      <w:r w:rsidRPr="50589495">
        <w:rPr>
          <w:rFonts w:ascii="Arial Narrow" w:eastAsia="Calibri" w:hAnsi="Arial Narrow" w:cs="Arial"/>
          <w:lang w:eastAsia="en-US"/>
        </w:rPr>
        <w:t xml:space="preserve"> convier, obedecendo os limites deste contrato.</w:t>
      </w:r>
    </w:p>
    <w:p w14:paraId="0881019A" w14:textId="77777777" w:rsidR="009412B7" w:rsidRPr="00D622A1" w:rsidRDefault="009412B7">
      <w:pPr>
        <w:spacing w:line="276" w:lineRule="auto"/>
        <w:jc w:val="center"/>
        <w:rPr>
          <w:rFonts w:ascii="Arial Narrow" w:eastAsia="Calibri" w:hAnsi="Arial Narrow" w:cs="Arial"/>
          <w:b/>
          <w:u w:val="single"/>
          <w:lang w:eastAsia="en-US"/>
        </w:rPr>
      </w:pPr>
    </w:p>
    <w:p w14:paraId="58272E89" w14:textId="77777777" w:rsidR="00A8423C" w:rsidRPr="00D622A1" w:rsidRDefault="00A8423C">
      <w:pPr>
        <w:spacing w:line="276" w:lineRule="auto"/>
        <w:jc w:val="center"/>
        <w:rPr>
          <w:rFonts w:ascii="Arial Narrow" w:eastAsia="Calibri" w:hAnsi="Arial Narrow" w:cs="Arial"/>
          <w:b/>
          <w:u w:val="single"/>
          <w:lang w:eastAsia="en-US"/>
        </w:rPr>
      </w:pPr>
      <w:r w:rsidRPr="00D622A1">
        <w:rPr>
          <w:rFonts w:ascii="Arial Narrow" w:eastAsia="Calibri" w:hAnsi="Arial Narrow" w:cs="Arial"/>
          <w:b/>
          <w:u w:val="single"/>
          <w:lang w:eastAsia="en-US"/>
        </w:rPr>
        <w:t>DAS DESPESAS</w:t>
      </w:r>
    </w:p>
    <w:p w14:paraId="72312372" w14:textId="293A0873" w:rsidR="00A8423C" w:rsidRPr="00D622A1" w:rsidRDefault="00A8423C" w:rsidP="50589495">
      <w:pPr>
        <w:spacing w:line="276" w:lineRule="auto"/>
        <w:jc w:val="both"/>
        <w:outlineLvl w:val="0"/>
        <w:rPr>
          <w:rFonts w:ascii="Arial Narrow" w:eastAsia="MS Mincho" w:hAnsi="Arial Narrow" w:cs="Arial"/>
          <w:b/>
          <w:bCs/>
          <w:kern w:val="20"/>
          <w:lang w:eastAsia="en-US"/>
        </w:rPr>
      </w:pPr>
      <w:r w:rsidRPr="50589495">
        <w:rPr>
          <w:rFonts w:ascii="Arial Narrow" w:eastAsia="MS Mincho" w:hAnsi="Arial Narrow" w:cs="Arial"/>
          <w:b/>
          <w:bCs/>
          <w:kern w:val="20"/>
          <w:lang w:eastAsia="en-US"/>
        </w:rPr>
        <w:t xml:space="preserve">CLÁUSULA QUARTA: </w:t>
      </w:r>
      <w:r w:rsidRPr="00D622A1">
        <w:rPr>
          <w:rFonts w:ascii="Arial Narrow" w:eastAsia="MS Mincho" w:hAnsi="Arial Narrow" w:cs="Arial"/>
          <w:kern w:val="20"/>
          <w:lang w:eastAsia="en-US"/>
        </w:rPr>
        <w:t>Competir</w:t>
      </w:r>
      <w:r w:rsidR="00C609CD" w:rsidRPr="00D622A1">
        <w:rPr>
          <w:rFonts w:ascii="Arial Narrow" w:eastAsia="MS Mincho" w:hAnsi="Arial Narrow" w:cs="Arial"/>
          <w:kern w:val="20"/>
          <w:lang w:eastAsia="en-US"/>
        </w:rPr>
        <w:t>ão</w:t>
      </w:r>
      <w:r w:rsidRPr="00D622A1">
        <w:rPr>
          <w:rFonts w:ascii="Arial Narrow" w:eastAsia="MS Mincho" w:hAnsi="Arial Narrow" w:cs="Arial"/>
          <w:kern w:val="20"/>
          <w:lang w:eastAsia="en-US"/>
        </w:rPr>
        <w:t xml:space="preserve"> ao</w:t>
      </w:r>
      <w:r w:rsidR="005B20DE" w:rsidRPr="00D622A1">
        <w:rPr>
          <w:rFonts w:ascii="Arial Narrow" w:eastAsia="MS Mincho" w:hAnsi="Arial Narrow" w:cs="Arial"/>
          <w:kern w:val="20"/>
          <w:lang w:eastAsia="en-US"/>
        </w:rPr>
        <w:t>s</w:t>
      </w:r>
      <w:r w:rsidRPr="00D622A1">
        <w:rPr>
          <w:rFonts w:ascii="Arial Narrow" w:eastAsia="MS Mincho" w:hAnsi="Arial Narrow" w:cs="Arial"/>
          <w:kern w:val="20"/>
          <w:lang w:eastAsia="en-US"/>
        </w:rPr>
        <w:t xml:space="preserve"> </w:t>
      </w:r>
      <w:r w:rsidRPr="50589495">
        <w:rPr>
          <w:rFonts w:ascii="Arial Narrow" w:eastAsia="MS Mincho" w:hAnsi="Arial Narrow" w:cs="Arial"/>
          <w:b/>
          <w:bCs/>
          <w:kern w:val="20"/>
          <w:lang w:eastAsia="en-US"/>
        </w:rPr>
        <w:t>PARCEIRO</w:t>
      </w:r>
      <w:r w:rsidR="005B20DE" w:rsidRPr="50589495">
        <w:rPr>
          <w:rFonts w:ascii="Arial Narrow" w:eastAsia="MS Mincho" w:hAnsi="Arial Narrow" w:cs="Arial"/>
          <w:b/>
          <w:bCs/>
          <w:kern w:val="20"/>
          <w:lang w:eastAsia="en-US"/>
        </w:rPr>
        <w:t>S</w:t>
      </w:r>
      <w:r w:rsidRPr="50589495">
        <w:rPr>
          <w:rFonts w:ascii="Arial Narrow" w:eastAsia="MS Mincho" w:hAnsi="Arial Narrow" w:cs="Arial"/>
          <w:b/>
          <w:bCs/>
          <w:kern w:val="20"/>
          <w:lang w:eastAsia="en-US"/>
        </w:rPr>
        <w:t xml:space="preserve"> OUTORGADO</w:t>
      </w:r>
      <w:r w:rsidR="005B20DE" w:rsidRPr="50589495">
        <w:rPr>
          <w:rFonts w:ascii="Arial Narrow" w:eastAsia="MS Mincho" w:hAnsi="Arial Narrow" w:cs="Arial"/>
          <w:b/>
          <w:bCs/>
          <w:kern w:val="20"/>
          <w:lang w:eastAsia="en-US"/>
        </w:rPr>
        <w:t>S</w:t>
      </w:r>
      <w:r w:rsidRPr="00D622A1">
        <w:rPr>
          <w:rFonts w:ascii="Arial Narrow" w:eastAsia="MS Mincho" w:hAnsi="Arial Narrow" w:cs="Arial"/>
          <w:kern w:val="20"/>
          <w:lang w:eastAsia="en-US"/>
        </w:rPr>
        <w:t xml:space="preserve"> suportar</w:t>
      </w:r>
      <w:r w:rsidR="004427E4" w:rsidRPr="00D622A1">
        <w:rPr>
          <w:rFonts w:ascii="Arial Narrow" w:eastAsia="MS Mincho" w:hAnsi="Arial Narrow" w:cs="Arial"/>
          <w:kern w:val="20"/>
          <w:lang w:eastAsia="en-US"/>
        </w:rPr>
        <w:t>em</w:t>
      </w:r>
      <w:r w:rsidRPr="00D622A1">
        <w:rPr>
          <w:rFonts w:ascii="Arial Narrow" w:eastAsia="MS Mincho" w:hAnsi="Arial Narrow" w:cs="Arial"/>
          <w:kern w:val="20"/>
          <w:lang w:eastAsia="en-US"/>
        </w:rPr>
        <w:t xml:space="preserve"> todas as despesas </w:t>
      </w:r>
      <w:r w:rsidR="00622430" w:rsidRPr="00D622A1">
        <w:rPr>
          <w:rFonts w:ascii="Arial Narrow" w:eastAsia="MS Mincho" w:hAnsi="Arial Narrow" w:cs="Arial"/>
          <w:kern w:val="20"/>
          <w:lang w:eastAsia="en-US"/>
        </w:rPr>
        <w:t>de</w:t>
      </w:r>
      <w:r w:rsidRPr="00D622A1">
        <w:rPr>
          <w:rFonts w:ascii="Arial Narrow" w:eastAsia="MS Mincho" w:hAnsi="Arial Narrow" w:cs="Arial"/>
          <w:kern w:val="20"/>
          <w:lang w:eastAsia="en-US"/>
        </w:rPr>
        <w:t xml:space="preserve"> preparo, plantio, cultivo, colheita e extração</w:t>
      </w:r>
      <w:r w:rsidR="00E07D96" w:rsidRPr="00D622A1">
        <w:rPr>
          <w:rFonts w:ascii="Arial Narrow" w:eastAsia="MS Mincho" w:hAnsi="Arial Narrow" w:cs="Arial"/>
          <w:kern w:val="20"/>
          <w:lang w:eastAsia="en-US"/>
        </w:rPr>
        <w:t>, limpeza e beneficiamento</w:t>
      </w:r>
      <w:r w:rsidRPr="00D622A1">
        <w:rPr>
          <w:rFonts w:ascii="Arial Narrow" w:eastAsia="MS Mincho" w:hAnsi="Arial Narrow" w:cs="Arial"/>
          <w:kern w:val="20"/>
          <w:lang w:eastAsia="en-US"/>
        </w:rPr>
        <w:t xml:space="preserve"> dos produtos produzidos nas áreas objetos da presente parceria, incluindo, mas não se limitando, aos gastos com mão de obra, insumos, defensivos, adubos, corretivos de solo, máquinas, equipamentos, combustíveis, bem como, as despesas de aquisição de gado, vermífugos, ração, vacina, sais minerais e tudo mais que se fizer necessário para a subsistência, manutenção e desenvolvimento dos animais; ressalvada</w:t>
      </w:r>
      <w:r w:rsidR="00622430" w:rsidRPr="00D622A1">
        <w:rPr>
          <w:rFonts w:ascii="Arial Narrow" w:eastAsia="MS Mincho" w:hAnsi="Arial Narrow" w:cs="Arial"/>
          <w:kern w:val="20"/>
          <w:lang w:eastAsia="en-US"/>
        </w:rPr>
        <w:t>s</w:t>
      </w:r>
      <w:r w:rsidRPr="00D622A1">
        <w:rPr>
          <w:rFonts w:ascii="Arial Narrow" w:eastAsia="MS Mincho" w:hAnsi="Arial Narrow" w:cs="Arial"/>
          <w:kern w:val="20"/>
          <w:lang w:eastAsia="en-US"/>
        </w:rPr>
        <w:t xml:space="preserve"> as despesas expressamente assumidas pela </w:t>
      </w:r>
      <w:r w:rsidRPr="50589495">
        <w:rPr>
          <w:rFonts w:ascii="Arial Narrow" w:eastAsia="MS Mincho" w:hAnsi="Arial Narrow" w:cs="Arial"/>
          <w:b/>
          <w:bCs/>
          <w:kern w:val="20"/>
          <w:lang w:eastAsia="en-US"/>
        </w:rPr>
        <w:t>PARCEIRA OUTORGANTE</w:t>
      </w:r>
      <w:r w:rsidRPr="00D622A1">
        <w:rPr>
          <w:rFonts w:ascii="Arial Narrow" w:eastAsia="MS Mincho" w:hAnsi="Arial Narrow" w:cs="Arial"/>
          <w:kern w:val="20"/>
          <w:lang w:eastAsia="en-US"/>
        </w:rPr>
        <w:t xml:space="preserve"> neste instrumento, incluindo o disposto na Cláusula Sétima</w:t>
      </w:r>
      <w:r w:rsidR="00E82FAE" w:rsidRPr="00D622A1">
        <w:rPr>
          <w:rFonts w:ascii="Arial Narrow" w:eastAsia="MS Mincho" w:hAnsi="Arial Narrow" w:cs="Arial"/>
          <w:kern w:val="20"/>
          <w:lang w:eastAsia="en-US"/>
        </w:rPr>
        <w:t xml:space="preserve">, bem como as despesas que não estejam relacionadas </w:t>
      </w:r>
      <w:r w:rsidR="001A454B" w:rsidRPr="00D622A1">
        <w:rPr>
          <w:rFonts w:ascii="Arial Narrow" w:eastAsia="MS Mincho" w:hAnsi="Arial Narrow" w:cs="Arial"/>
          <w:kern w:val="20"/>
          <w:lang w:eastAsia="en-US"/>
        </w:rPr>
        <w:t>à</w:t>
      </w:r>
      <w:r w:rsidR="00E82FAE" w:rsidRPr="00D622A1">
        <w:rPr>
          <w:rFonts w:ascii="Arial Narrow" w:eastAsia="MS Mincho" w:hAnsi="Arial Narrow" w:cs="Arial"/>
          <w:kern w:val="20"/>
          <w:lang w:eastAsia="en-US"/>
        </w:rPr>
        <w:t xml:space="preserve"> atividade rural e sim ao imóvel, a exemplo do pagamento de ITR, CAR, </w:t>
      </w:r>
      <w:r w:rsidR="00E07D96" w:rsidRPr="00D622A1">
        <w:rPr>
          <w:rFonts w:ascii="Arial Narrow" w:eastAsia="MS Mincho" w:hAnsi="Arial Narrow" w:cs="Arial"/>
          <w:kern w:val="20"/>
          <w:lang w:eastAsia="en-US"/>
        </w:rPr>
        <w:t xml:space="preserve">Georreferenciamento, CCIR, </w:t>
      </w:r>
      <w:r w:rsidR="00E82FAE" w:rsidRPr="00D622A1">
        <w:rPr>
          <w:rFonts w:ascii="Arial Narrow" w:eastAsia="MS Mincho" w:hAnsi="Arial Narrow" w:cs="Arial"/>
          <w:kern w:val="20"/>
          <w:lang w:eastAsia="en-US"/>
        </w:rPr>
        <w:t>entre outros</w:t>
      </w:r>
      <w:r w:rsidRPr="00D622A1">
        <w:rPr>
          <w:rFonts w:ascii="Arial Narrow" w:eastAsia="MS Mincho" w:hAnsi="Arial Narrow" w:cs="Arial"/>
          <w:kern w:val="20"/>
          <w:lang w:eastAsia="en-US"/>
        </w:rPr>
        <w:t xml:space="preserve">. </w:t>
      </w:r>
    </w:p>
    <w:p w14:paraId="6229B8E9" w14:textId="77777777" w:rsidR="005B20DE" w:rsidRPr="00D622A1" w:rsidRDefault="005B20DE">
      <w:pPr>
        <w:spacing w:line="276" w:lineRule="auto"/>
        <w:jc w:val="center"/>
        <w:rPr>
          <w:rFonts w:ascii="Arial Narrow" w:eastAsia="Calibri" w:hAnsi="Arial Narrow" w:cs="Arial"/>
          <w:b/>
          <w:u w:val="single"/>
          <w:lang w:eastAsia="en-US"/>
        </w:rPr>
      </w:pPr>
    </w:p>
    <w:p w14:paraId="75A79D14" w14:textId="77777777" w:rsidR="00A8423C" w:rsidRPr="00D622A1" w:rsidRDefault="00A8423C">
      <w:pPr>
        <w:spacing w:line="276" w:lineRule="auto"/>
        <w:jc w:val="center"/>
        <w:rPr>
          <w:rFonts w:ascii="Arial Narrow" w:eastAsia="Calibri" w:hAnsi="Arial Narrow" w:cs="Arial"/>
          <w:b/>
          <w:u w:val="single"/>
          <w:lang w:eastAsia="en-US"/>
        </w:rPr>
      </w:pPr>
      <w:r w:rsidRPr="00D622A1">
        <w:rPr>
          <w:rFonts w:ascii="Arial Narrow" w:eastAsia="Calibri" w:hAnsi="Arial Narrow" w:cs="Arial"/>
          <w:b/>
          <w:u w:val="single"/>
          <w:lang w:eastAsia="en-US"/>
        </w:rPr>
        <w:t xml:space="preserve">DA PARTICIPAÇÃO DE CADA PARCEIRO NOS FRUTOS DA PARCERIA </w:t>
      </w:r>
    </w:p>
    <w:p w14:paraId="3A4211AF" w14:textId="7C4ABEA3" w:rsidR="00A8423C" w:rsidRPr="00D622A1" w:rsidRDefault="00A8423C">
      <w:pPr>
        <w:spacing w:line="276" w:lineRule="auto"/>
        <w:jc w:val="both"/>
        <w:rPr>
          <w:rFonts w:ascii="Arial Narrow" w:eastAsia="Calibri" w:hAnsi="Arial Narrow" w:cs="Arial"/>
          <w:lang w:eastAsia="en-US"/>
        </w:rPr>
      </w:pPr>
      <w:r w:rsidRPr="50589495">
        <w:rPr>
          <w:rFonts w:ascii="Arial Narrow" w:eastAsia="Calibri" w:hAnsi="Arial Narrow" w:cs="Arial"/>
          <w:b/>
          <w:bCs/>
          <w:lang w:eastAsia="en-US"/>
        </w:rPr>
        <w:t xml:space="preserve">CLÁUSULA QUINTA: </w:t>
      </w:r>
      <w:r w:rsidRPr="50589495">
        <w:rPr>
          <w:rFonts w:ascii="Arial Narrow" w:eastAsia="Calibri" w:hAnsi="Arial Narrow" w:cs="Arial"/>
          <w:lang w:eastAsia="en-US"/>
        </w:rPr>
        <w:t xml:space="preserve">Resta desde já acordado entre as partes que caberá à </w:t>
      </w:r>
      <w:r w:rsidRPr="50589495">
        <w:rPr>
          <w:rFonts w:ascii="Arial Narrow" w:eastAsia="Calibri" w:hAnsi="Arial Narrow" w:cs="Arial"/>
          <w:b/>
          <w:bCs/>
          <w:lang w:eastAsia="en-US"/>
        </w:rPr>
        <w:t xml:space="preserve">PARCEIRA OUTORGANTE </w:t>
      </w:r>
      <w:bookmarkStart w:id="10" w:name="_Hlk31708436"/>
      <w:r w:rsidR="002C20FE" w:rsidRPr="50589495">
        <w:rPr>
          <w:rFonts w:ascii="Arial Narrow" w:eastAsia="Calibri" w:hAnsi="Arial Narrow" w:cs="Arial"/>
          <w:b/>
          <w:bCs/>
          <w:highlight w:val="yellow"/>
          <w:u w:val="single"/>
          <w:lang w:eastAsia="en-US"/>
        </w:rPr>
        <w:t>[% dos frutos em número e por extenso]</w:t>
      </w:r>
      <w:bookmarkEnd w:id="10"/>
      <w:r w:rsidRPr="50589495">
        <w:rPr>
          <w:rFonts w:ascii="Arial Narrow" w:eastAsia="Calibri" w:hAnsi="Arial Narrow" w:cs="Arial"/>
          <w:lang w:eastAsia="en-US"/>
        </w:rPr>
        <w:t xml:space="preserve"> de todos os frutos que forem produzidos nas áreas objeto da presente parceria e ao</w:t>
      </w:r>
      <w:r w:rsidR="00A0011C" w:rsidRPr="50589495">
        <w:rPr>
          <w:rFonts w:ascii="Arial Narrow" w:eastAsia="Calibri" w:hAnsi="Arial Narrow" w:cs="Arial"/>
          <w:lang w:eastAsia="en-US"/>
        </w:rPr>
        <w:t>s</w:t>
      </w:r>
      <w:r w:rsidRPr="50589495">
        <w:rPr>
          <w:rFonts w:ascii="Arial Narrow" w:eastAsia="Calibri" w:hAnsi="Arial Narrow" w:cs="Arial"/>
          <w:lang w:eastAsia="en-US"/>
        </w:rPr>
        <w:t xml:space="preserve"> </w:t>
      </w:r>
      <w:r w:rsidRPr="50589495">
        <w:rPr>
          <w:rFonts w:ascii="Arial Narrow" w:eastAsia="Calibri" w:hAnsi="Arial Narrow" w:cs="Arial"/>
          <w:b/>
          <w:bCs/>
          <w:lang w:eastAsia="en-US"/>
        </w:rPr>
        <w:t>PARCEIRO</w:t>
      </w:r>
      <w:r w:rsidR="00A0011C" w:rsidRPr="50589495">
        <w:rPr>
          <w:rFonts w:ascii="Arial Narrow" w:eastAsia="Calibri" w:hAnsi="Arial Narrow" w:cs="Arial"/>
          <w:b/>
          <w:bCs/>
          <w:lang w:eastAsia="en-US"/>
        </w:rPr>
        <w:t>S</w:t>
      </w:r>
      <w:r w:rsidRPr="50589495">
        <w:rPr>
          <w:rFonts w:ascii="Arial Narrow" w:eastAsia="Calibri" w:hAnsi="Arial Narrow" w:cs="Arial"/>
          <w:b/>
          <w:bCs/>
          <w:lang w:eastAsia="en-US"/>
        </w:rPr>
        <w:t xml:space="preserve"> OUTORGADO</w:t>
      </w:r>
      <w:r w:rsidR="00A0011C" w:rsidRPr="50589495">
        <w:rPr>
          <w:rFonts w:ascii="Arial Narrow" w:eastAsia="Calibri" w:hAnsi="Arial Narrow" w:cs="Arial"/>
          <w:b/>
          <w:bCs/>
          <w:lang w:eastAsia="en-US"/>
        </w:rPr>
        <w:t>S</w:t>
      </w:r>
      <w:r w:rsidRPr="50589495">
        <w:rPr>
          <w:rFonts w:ascii="Arial Narrow" w:eastAsia="Calibri" w:hAnsi="Arial Narrow" w:cs="Arial"/>
          <w:lang w:eastAsia="en-US"/>
        </w:rPr>
        <w:t xml:space="preserve"> os outros </w:t>
      </w:r>
      <w:r w:rsidR="002C20FE" w:rsidRPr="50589495">
        <w:rPr>
          <w:rFonts w:ascii="Arial Narrow" w:eastAsia="Calibri" w:hAnsi="Arial Narrow" w:cs="Arial"/>
          <w:b/>
          <w:bCs/>
          <w:highlight w:val="yellow"/>
          <w:u w:val="single"/>
          <w:lang w:eastAsia="en-US"/>
        </w:rPr>
        <w:t>[% dos frutos em número e por extenso]</w:t>
      </w:r>
      <w:r w:rsidRPr="50589495">
        <w:rPr>
          <w:rFonts w:ascii="Arial Narrow" w:eastAsia="Calibri" w:hAnsi="Arial Narrow" w:cs="Arial"/>
          <w:lang w:eastAsia="en-US"/>
        </w:rPr>
        <w:t>,</w:t>
      </w:r>
      <w:r w:rsidR="00467B75" w:rsidRPr="50589495">
        <w:rPr>
          <w:rFonts w:ascii="Arial Narrow" w:eastAsia="Calibri" w:hAnsi="Arial Narrow" w:cs="Arial"/>
          <w:lang w:eastAsia="en-US"/>
        </w:rPr>
        <w:t xml:space="preserve"> em conformidade com a previsão do artigo 96, VI, </w:t>
      </w:r>
      <w:r w:rsidR="00467B75" w:rsidRPr="50589495">
        <w:rPr>
          <w:rFonts w:ascii="Arial Narrow" w:eastAsia="Calibri" w:hAnsi="Arial Narrow" w:cs="Arial"/>
          <w:highlight w:val="yellow"/>
          <w:lang w:eastAsia="en-US"/>
        </w:rPr>
        <w:t>a,</w:t>
      </w:r>
      <w:r w:rsidR="00467B75" w:rsidRPr="50589495">
        <w:rPr>
          <w:rFonts w:ascii="Arial Narrow" w:eastAsia="Calibri" w:hAnsi="Arial Narrow" w:cs="Arial"/>
          <w:lang w:eastAsia="en-US"/>
        </w:rPr>
        <w:t xml:space="preserve"> da Lei 4.504/64. </w:t>
      </w:r>
      <w:r w:rsidR="00467B75" w:rsidRPr="000876EC">
        <w:rPr>
          <w:rFonts w:ascii="Arial Narrow" w:eastAsia="Calibri" w:hAnsi="Arial Narrow" w:cs="Arial"/>
          <w:highlight w:val="green"/>
          <w:lang w:eastAsia="en-US"/>
          <w:rPrChange w:id="11" w:author="Jakeline Granja" w:date="2024-03-12T12:06:00Z" w16du:dateUtc="2024-03-12T16:06:00Z">
            <w:rPr>
              <w:rFonts w:ascii="Arial Narrow" w:eastAsia="Calibri" w:hAnsi="Arial Narrow" w:cs="Arial"/>
              <w:lang w:eastAsia="en-US"/>
            </w:rPr>
          </w:rPrChange>
        </w:rPr>
        <w:t>Ademais, obriga</w:t>
      </w:r>
      <w:r w:rsidR="003B5BF1" w:rsidRPr="000876EC">
        <w:rPr>
          <w:rFonts w:ascii="Arial Narrow" w:eastAsia="Calibri" w:hAnsi="Arial Narrow" w:cs="Arial"/>
          <w:highlight w:val="green"/>
          <w:lang w:eastAsia="en-US"/>
          <w:rPrChange w:id="12" w:author="Jakeline Granja" w:date="2024-03-12T12:06:00Z" w16du:dateUtc="2024-03-12T16:06:00Z">
            <w:rPr>
              <w:rFonts w:ascii="Arial Narrow" w:eastAsia="Calibri" w:hAnsi="Arial Narrow" w:cs="Arial"/>
              <w:lang w:eastAsia="en-US"/>
            </w:rPr>
          </w:rPrChange>
        </w:rPr>
        <w:t>m</w:t>
      </w:r>
      <w:r w:rsidR="00467B75" w:rsidRPr="000876EC">
        <w:rPr>
          <w:rFonts w:ascii="Arial Narrow" w:eastAsia="Calibri" w:hAnsi="Arial Narrow" w:cs="Arial"/>
          <w:highlight w:val="green"/>
          <w:lang w:eastAsia="en-US"/>
          <w:rPrChange w:id="13" w:author="Jakeline Granja" w:date="2024-03-12T12:06:00Z" w16du:dateUtc="2024-03-12T16:06:00Z">
            <w:rPr>
              <w:rFonts w:ascii="Arial Narrow" w:eastAsia="Calibri" w:hAnsi="Arial Narrow" w:cs="Arial"/>
              <w:lang w:eastAsia="en-US"/>
            </w:rPr>
          </w:rPrChange>
        </w:rPr>
        <w:t xml:space="preserve">-se </w:t>
      </w:r>
      <w:r w:rsidRPr="000876EC">
        <w:rPr>
          <w:rFonts w:ascii="Arial Narrow" w:eastAsia="Calibri" w:hAnsi="Arial Narrow" w:cs="Arial"/>
          <w:highlight w:val="green"/>
          <w:lang w:eastAsia="en-US"/>
          <w:rPrChange w:id="14" w:author="Jakeline Granja" w:date="2024-03-12T12:06:00Z" w16du:dateUtc="2024-03-12T16:06:00Z">
            <w:rPr>
              <w:rFonts w:ascii="Arial Narrow" w:eastAsia="Calibri" w:hAnsi="Arial Narrow" w:cs="Arial"/>
              <w:lang w:eastAsia="en-US"/>
            </w:rPr>
          </w:rPrChange>
        </w:rPr>
        <w:t>o</w:t>
      </w:r>
      <w:r w:rsidR="00A0011C" w:rsidRPr="000876EC">
        <w:rPr>
          <w:rFonts w:ascii="Arial Narrow" w:eastAsia="Calibri" w:hAnsi="Arial Narrow" w:cs="Arial"/>
          <w:highlight w:val="green"/>
          <w:lang w:eastAsia="en-US"/>
          <w:rPrChange w:id="15" w:author="Jakeline Granja" w:date="2024-03-12T12:06:00Z" w16du:dateUtc="2024-03-12T16:06:00Z">
            <w:rPr>
              <w:rFonts w:ascii="Arial Narrow" w:eastAsia="Calibri" w:hAnsi="Arial Narrow" w:cs="Arial"/>
              <w:lang w:eastAsia="en-US"/>
            </w:rPr>
          </w:rPrChange>
        </w:rPr>
        <w:t>s</w:t>
      </w:r>
      <w:r w:rsidRPr="000876EC">
        <w:rPr>
          <w:rFonts w:ascii="Arial Narrow" w:eastAsia="Calibri" w:hAnsi="Arial Narrow" w:cs="Arial"/>
          <w:highlight w:val="green"/>
          <w:lang w:eastAsia="en-US"/>
          <w:rPrChange w:id="16" w:author="Jakeline Granja" w:date="2024-03-12T12:06:00Z" w16du:dateUtc="2024-03-12T16:06:00Z">
            <w:rPr>
              <w:rFonts w:ascii="Arial Narrow" w:eastAsia="Calibri" w:hAnsi="Arial Narrow" w:cs="Arial"/>
              <w:lang w:eastAsia="en-US"/>
            </w:rPr>
          </w:rPrChange>
        </w:rPr>
        <w:t xml:space="preserve"> </w:t>
      </w:r>
      <w:r w:rsidRPr="000876EC">
        <w:rPr>
          <w:rFonts w:ascii="Arial Narrow" w:eastAsia="Calibri" w:hAnsi="Arial Narrow" w:cs="Arial"/>
          <w:b/>
          <w:bCs/>
          <w:highlight w:val="green"/>
          <w:lang w:eastAsia="en-US"/>
          <w:rPrChange w:id="17" w:author="Jakeline Granja" w:date="2024-03-12T12:06:00Z" w16du:dateUtc="2024-03-12T16:06:00Z">
            <w:rPr>
              <w:rFonts w:ascii="Arial Narrow" w:eastAsia="Calibri" w:hAnsi="Arial Narrow" w:cs="Arial"/>
              <w:b/>
              <w:bCs/>
              <w:lang w:eastAsia="en-US"/>
            </w:rPr>
          </w:rPrChange>
        </w:rPr>
        <w:t>PARCEIRO</w:t>
      </w:r>
      <w:r w:rsidR="00A0011C" w:rsidRPr="000876EC">
        <w:rPr>
          <w:rFonts w:ascii="Arial Narrow" w:eastAsia="Calibri" w:hAnsi="Arial Narrow" w:cs="Arial"/>
          <w:b/>
          <w:bCs/>
          <w:highlight w:val="green"/>
          <w:lang w:eastAsia="en-US"/>
          <w:rPrChange w:id="18" w:author="Jakeline Granja" w:date="2024-03-12T12:06:00Z" w16du:dateUtc="2024-03-12T16:06:00Z">
            <w:rPr>
              <w:rFonts w:ascii="Arial Narrow" w:eastAsia="Calibri" w:hAnsi="Arial Narrow" w:cs="Arial"/>
              <w:b/>
              <w:bCs/>
              <w:lang w:eastAsia="en-US"/>
            </w:rPr>
          </w:rPrChange>
        </w:rPr>
        <w:t>S</w:t>
      </w:r>
      <w:r w:rsidRPr="000876EC">
        <w:rPr>
          <w:rFonts w:ascii="Arial Narrow" w:eastAsia="Calibri" w:hAnsi="Arial Narrow" w:cs="Arial"/>
          <w:b/>
          <w:bCs/>
          <w:highlight w:val="green"/>
          <w:lang w:eastAsia="en-US"/>
          <w:rPrChange w:id="19" w:author="Jakeline Granja" w:date="2024-03-12T12:06:00Z" w16du:dateUtc="2024-03-12T16:06:00Z">
            <w:rPr>
              <w:rFonts w:ascii="Arial Narrow" w:eastAsia="Calibri" w:hAnsi="Arial Narrow" w:cs="Arial"/>
              <w:b/>
              <w:bCs/>
              <w:lang w:eastAsia="en-US"/>
            </w:rPr>
          </w:rPrChange>
        </w:rPr>
        <w:t xml:space="preserve"> OUTORGADO</w:t>
      </w:r>
      <w:r w:rsidR="00A0011C" w:rsidRPr="000876EC">
        <w:rPr>
          <w:rFonts w:ascii="Arial Narrow" w:eastAsia="Calibri" w:hAnsi="Arial Narrow" w:cs="Arial"/>
          <w:b/>
          <w:bCs/>
          <w:highlight w:val="green"/>
          <w:lang w:eastAsia="en-US"/>
          <w:rPrChange w:id="20" w:author="Jakeline Granja" w:date="2024-03-12T12:06:00Z" w16du:dateUtc="2024-03-12T16:06:00Z">
            <w:rPr>
              <w:rFonts w:ascii="Arial Narrow" w:eastAsia="Calibri" w:hAnsi="Arial Narrow" w:cs="Arial"/>
              <w:b/>
              <w:bCs/>
              <w:lang w:eastAsia="en-US"/>
            </w:rPr>
          </w:rPrChange>
        </w:rPr>
        <w:t>S</w:t>
      </w:r>
      <w:r w:rsidRPr="000876EC">
        <w:rPr>
          <w:rFonts w:ascii="Arial Narrow" w:eastAsia="Calibri" w:hAnsi="Arial Narrow" w:cs="Arial"/>
          <w:highlight w:val="green"/>
          <w:lang w:eastAsia="en-US"/>
          <w:rPrChange w:id="21" w:author="Jakeline Granja" w:date="2024-03-12T12:06:00Z" w16du:dateUtc="2024-03-12T16:06:00Z">
            <w:rPr>
              <w:rFonts w:ascii="Arial Narrow" w:eastAsia="Calibri" w:hAnsi="Arial Narrow" w:cs="Arial"/>
              <w:lang w:eastAsia="en-US"/>
            </w:rPr>
          </w:rPrChange>
        </w:rPr>
        <w:t xml:space="preserve"> a armazenar</w:t>
      </w:r>
      <w:r w:rsidR="00A0011C" w:rsidRPr="000876EC">
        <w:rPr>
          <w:rFonts w:ascii="Arial Narrow" w:eastAsia="Calibri" w:hAnsi="Arial Narrow" w:cs="Arial"/>
          <w:highlight w:val="green"/>
          <w:lang w:eastAsia="en-US"/>
          <w:rPrChange w:id="22" w:author="Jakeline Granja" w:date="2024-03-12T12:06:00Z" w16du:dateUtc="2024-03-12T16:06:00Z">
            <w:rPr>
              <w:rFonts w:ascii="Arial Narrow" w:eastAsia="Calibri" w:hAnsi="Arial Narrow" w:cs="Arial"/>
              <w:lang w:eastAsia="en-US"/>
            </w:rPr>
          </w:rPrChange>
        </w:rPr>
        <w:t>em</w:t>
      </w:r>
      <w:r w:rsidRPr="000876EC">
        <w:rPr>
          <w:rFonts w:ascii="Arial Narrow" w:eastAsia="Calibri" w:hAnsi="Arial Narrow" w:cs="Arial"/>
          <w:highlight w:val="green"/>
          <w:lang w:eastAsia="en-US"/>
          <w:rPrChange w:id="23" w:author="Jakeline Granja" w:date="2024-03-12T12:06:00Z" w16du:dateUtc="2024-03-12T16:06:00Z">
            <w:rPr>
              <w:rFonts w:ascii="Arial Narrow" w:eastAsia="Calibri" w:hAnsi="Arial Narrow" w:cs="Arial"/>
              <w:lang w:eastAsia="en-US"/>
            </w:rPr>
          </w:rPrChange>
        </w:rPr>
        <w:t xml:space="preserve"> os frutos em depósito a ser indicado previamente pela </w:t>
      </w:r>
      <w:r w:rsidRPr="000876EC">
        <w:rPr>
          <w:rFonts w:ascii="Arial Narrow" w:eastAsia="Calibri" w:hAnsi="Arial Narrow" w:cs="Arial"/>
          <w:b/>
          <w:bCs/>
          <w:highlight w:val="green"/>
          <w:lang w:eastAsia="en-US"/>
          <w:rPrChange w:id="24" w:author="Jakeline Granja" w:date="2024-03-12T12:06:00Z" w16du:dateUtc="2024-03-12T16:06:00Z">
            <w:rPr>
              <w:rFonts w:ascii="Arial Narrow" w:eastAsia="Calibri" w:hAnsi="Arial Narrow" w:cs="Arial"/>
              <w:b/>
              <w:bCs/>
              <w:lang w:eastAsia="en-US"/>
            </w:rPr>
          </w:rPrChange>
        </w:rPr>
        <w:t>PARCEIRA OUTORGANTE</w:t>
      </w:r>
      <w:r w:rsidRPr="000876EC">
        <w:rPr>
          <w:rFonts w:ascii="Arial Narrow" w:eastAsia="Calibri" w:hAnsi="Arial Narrow" w:cs="Arial"/>
          <w:highlight w:val="green"/>
          <w:lang w:eastAsia="en-US"/>
          <w:rPrChange w:id="25" w:author="Jakeline Granja" w:date="2024-03-12T12:06:00Z" w16du:dateUtc="2024-03-12T16:06:00Z">
            <w:rPr>
              <w:rFonts w:ascii="Arial Narrow" w:eastAsia="Calibri" w:hAnsi="Arial Narrow" w:cs="Arial"/>
              <w:lang w:eastAsia="en-US"/>
            </w:rPr>
          </w:rPrChange>
        </w:rPr>
        <w:t>, suportando os custos decorrentes do transporte até o efetivo depósito.</w:t>
      </w:r>
      <w:r w:rsidRPr="50589495">
        <w:rPr>
          <w:rFonts w:ascii="Arial Narrow" w:eastAsia="Calibri" w:hAnsi="Arial Narrow" w:cs="Arial"/>
          <w:lang w:eastAsia="en-US"/>
        </w:rPr>
        <w:t xml:space="preserve"> </w:t>
      </w:r>
    </w:p>
    <w:p w14:paraId="13AD4583" w14:textId="118626C2" w:rsidR="00F64D93" w:rsidRPr="00D622A1" w:rsidRDefault="00A8423C">
      <w:pPr>
        <w:spacing w:line="276" w:lineRule="auto"/>
        <w:jc w:val="both"/>
        <w:rPr>
          <w:rFonts w:ascii="Arial Narrow" w:eastAsia="Calibri" w:hAnsi="Arial Narrow" w:cs="Arial"/>
          <w:lang w:eastAsia="en-US"/>
        </w:rPr>
      </w:pPr>
      <w:r w:rsidRPr="00D622A1">
        <w:rPr>
          <w:rFonts w:ascii="Arial Narrow" w:eastAsia="Calibri" w:hAnsi="Arial Narrow" w:cs="Arial"/>
          <w:b/>
          <w:lang w:eastAsia="en-US"/>
        </w:rPr>
        <w:t xml:space="preserve">Parágrafo Primeiro: </w:t>
      </w:r>
      <w:r w:rsidR="00691D2F" w:rsidRPr="00D622A1">
        <w:rPr>
          <w:rFonts w:ascii="Arial Narrow" w:eastAsia="Calibri" w:hAnsi="Arial Narrow" w:cs="Arial"/>
          <w:lang w:eastAsia="en-US"/>
        </w:rPr>
        <w:t>C</w:t>
      </w:r>
      <w:r w:rsidRPr="00D622A1">
        <w:rPr>
          <w:rFonts w:ascii="Arial Narrow" w:eastAsia="Calibri" w:hAnsi="Arial Narrow" w:cs="Arial"/>
          <w:lang w:eastAsia="en-US"/>
        </w:rPr>
        <w:t>onsiderar-se-á como “frutos” da pecuária</w:t>
      </w:r>
      <w:r w:rsidR="00F64D93" w:rsidRPr="00D622A1">
        <w:rPr>
          <w:rFonts w:ascii="Arial Narrow" w:eastAsia="Calibri" w:hAnsi="Arial Narrow" w:cs="Arial"/>
          <w:lang w:eastAsia="en-US"/>
        </w:rPr>
        <w:t xml:space="preserve">, </w:t>
      </w:r>
      <w:r w:rsidR="008A7097" w:rsidRPr="00D622A1">
        <w:rPr>
          <w:rFonts w:ascii="Arial Narrow" w:eastAsia="Calibri" w:hAnsi="Arial Narrow" w:cs="Arial"/>
          <w:lang w:eastAsia="en-US"/>
        </w:rPr>
        <w:t>no caso de</w:t>
      </w:r>
      <w:r w:rsidR="009245AA" w:rsidRPr="00D622A1">
        <w:rPr>
          <w:rFonts w:ascii="Arial Narrow" w:eastAsia="Calibri" w:hAnsi="Arial Narrow" w:cs="Arial"/>
          <w:lang w:eastAsia="en-US"/>
        </w:rPr>
        <w:t xml:space="preserve"> recria e </w:t>
      </w:r>
      <w:r w:rsidR="008A7097" w:rsidRPr="00D622A1">
        <w:rPr>
          <w:rFonts w:ascii="Arial Narrow" w:eastAsia="Calibri" w:hAnsi="Arial Narrow" w:cs="Arial"/>
          <w:lang w:eastAsia="en-US"/>
        </w:rPr>
        <w:t>engorda, o ganho de peso (kg) d</w:t>
      </w:r>
      <w:r w:rsidR="00773B16" w:rsidRPr="00D622A1">
        <w:rPr>
          <w:rFonts w:ascii="Arial Narrow" w:eastAsia="Calibri" w:hAnsi="Arial Narrow" w:cs="Arial"/>
          <w:lang w:eastAsia="en-US"/>
        </w:rPr>
        <w:t>os animais</w:t>
      </w:r>
      <w:r w:rsidR="008A7097" w:rsidRPr="00D622A1">
        <w:rPr>
          <w:rFonts w:ascii="Arial Narrow" w:eastAsia="Calibri" w:hAnsi="Arial Narrow" w:cs="Arial"/>
          <w:lang w:eastAsia="en-US"/>
        </w:rPr>
        <w:t xml:space="preserve"> adquirido</w:t>
      </w:r>
      <w:r w:rsidR="00773B16" w:rsidRPr="00D622A1">
        <w:rPr>
          <w:rFonts w:ascii="Arial Narrow" w:eastAsia="Calibri" w:hAnsi="Arial Narrow" w:cs="Arial"/>
          <w:lang w:eastAsia="en-US"/>
        </w:rPr>
        <w:t>s</w:t>
      </w:r>
      <w:r w:rsidR="008A7097" w:rsidRPr="00D622A1">
        <w:rPr>
          <w:rFonts w:ascii="Arial Narrow" w:eastAsia="Calibri" w:hAnsi="Arial Narrow" w:cs="Arial"/>
          <w:lang w:eastAsia="en-US"/>
        </w:rPr>
        <w:t xml:space="preserve"> pelos </w:t>
      </w:r>
      <w:r w:rsidR="008A7097" w:rsidRPr="00D622A1">
        <w:rPr>
          <w:rFonts w:ascii="Arial Narrow" w:eastAsia="Calibri" w:hAnsi="Arial Narrow" w:cs="Arial"/>
          <w:b/>
          <w:lang w:eastAsia="en-US"/>
        </w:rPr>
        <w:t>PARCEIROS OUTORGADOS</w:t>
      </w:r>
      <w:r w:rsidR="008A7097" w:rsidRPr="00D622A1">
        <w:rPr>
          <w:rFonts w:ascii="Arial Narrow" w:eastAsia="Calibri" w:hAnsi="Arial Narrow" w:cs="Arial"/>
          <w:lang w:eastAsia="en-US"/>
        </w:rPr>
        <w:t xml:space="preserve"> </w:t>
      </w:r>
      <w:r w:rsidR="00773B16" w:rsidRPr="00D622A1">
        <w:rPr>
          <w:rFonts w:ascii="Arial Narrow" w:eastAsia="Calibri" w:hAnsi="Arial Narrow" w:cs="Arial"/>
          <w:lang w:eastAsia="en-US"/>
        </w:rPr>
        <w:t xml:space="preserve">para exploração </w:t>
      </w:r>
      <w:r w:rsidR="00A76EA9" w:rsidRPr="00D622A1">
        <w:rPr>
          <w:rFonts w:ascii="Arial Narrow" w:eastAsia="Calibri" w:hAnsi="Arial Narrow" w:cs="Arial"/>
          <w:lang w:eastAsia="en-US"/>
        </w:rPr>
        <w:t xml:space="preserve">de “pecuária de engorda” </w:t>
      </w:r>
      <w:r w:rsidR="00773B16" w:rsidRPr="00D622A1">
        <w:rPr>
          <w:rFonts w:ascii="Arial Narrow" w:eastAsia="Calibri" w:hAnsi="Arial Narrow" w:cs="Arial"/>
          <w:lang w:eastAsia="en-US"/>
        </w:rPr>
        <w:t xml:space="preserve">nas áreas objeto desta parceria. O </w:t>
      </w:r>
      <w:r w:rsidR="008A7097" w:rsidRPr="00D622A1">
        <w:rPr>
          <w:rFonts w:ascii="Arial Narrow" w:eastAsia="Calibri" w:hAnsi="Arial Narrow" w:cs="Arial"/>
          <w:lang w:eastAsia="en-US"/>
        </w:rPr>
        <w:t xml:space="preserve">ganho </w:t>
      </w:r>
      <w:r w:rsidR="00773B16" w:rsidRPr="00D622A1">
        <w:rPr>
          <w:rFonts w:ascii="Arial Narrow" w:eastAsia="Calibri" w:hAnsi="Arial Narrow" w:cs="Arial"/>
          <w:lang w:eastAsia="en-US"/>
        </w:rPr>
        <w:t xml:space="preserve">de peso descrito anteriormente </w:t>
      </w:r>
      <w:r w:rsidR="008A7097" w:rsidRPr="00D622A1">
        <w:rPr>
          <w:rFonts w:ascii="Arial Narrow" w:eastAsia="Calibri" w:hAnsi="Arial Narrow" w:cs="Arial"/>
          <w:lang w:eastAsia="en-US"/>
        </w:rPr>
        <w:t xml:space="preserve">será </w:t>
      </w:r>
      <w:r w:rsidR="00F64D93" w:rsidRPr="00D622A1">
        <w:rPr>
          <w:rFonts w:ascii="Arial Narrow" w:eastAsia="Calibri" w:hAnsi="Arial Narrow" w:cs="Arial"/>
          <w:lang w:eastAsia="en-US"/>
        </w:rPr>
        <w:t xml:space="preserve">auferido pela diferença entre </w:t>
      </w:r>
      <w:r w:rsidR="00773B16" w:rsidRPr="00D622A1">
        <w:rPr>
          <w:rFonts w:ascii="Arial Narrow" w:eastAsia="Calibri" w:hAnsi="Arial Narrow" w:cs="Arial"/>
          <w:lang w:eastAsia="en-US"/>
        </w:rPr>
        <w:t xml:space="preserve">o peso inicial de </w:t>
      </w:r>
      <w:r w:rsidR="008A7097" w:rsidRPr="00D622A1">
        <w:rPr>
          <w:rFonts w:ascii="Arial Narrow" w:eastAsia="Calibri" w:hAnsi="Arial Narrow" w:cs="Arial"/>
          <w:lang w:eastAsia="en-US"/>
        </w:rPr>
        <w:t>aquisi</w:t>
      </w:r>
      <w:r w:rsidR="00773B16" w:rsidRPr="00D622A1">
        <w:rPr>
          <w:rFonts w:ascii="Arial Narrow" w:eastAsia="Calibri" w:hAnsi="Arial Narrow" w:cs="Arial"/>
          <w:lang w:eastAsia="en-US"/>
        </w:rPr>
        <w:t>ção de cada</w:t>
      </w:r>
      <w:r w:rsidR="008A7097" w:rsidRPr="00D622A1">
        <w:rPr>
          <w:rFonts w:ascii="Arial Narrow" w:eastAsia="Calibri" w:hAnsi="Arial Narrow" w:cs="Arial"/>
          <w:lang w:eastAsia="en-US"/>
        </w:rPr>
        <w:t xml:space="preserve"> a</w:t>
      </w:r>
      <w:r w:rsidR="00773B16" w:rsidRPr="00D622A1">
        <w:rPr>
          <w:rFonts w:ascii="Arial Narrow" w:eastAsia="Calibri" w:hAnsi="Arial Narrow" w:cs="Arial"/>
          <w:lang w:eastAsia="en-US"/>
        </w:rPr>
        <w:t>nimal</w:t>
      </w:r>
      <w:r w:rsidR="008A7097" w:rsidRPr="00D622A1">
        <w:rPr>
          <w:rFonts w:ascii="Arial Narrow" w:eastAsia="Calibri" w:hAnsi="Arial Narrow" w:cs="Arial"/>
          <w:lang w:eastAsia="en-US"/>
        </w:rPr>
        <w:t xml:space="preserve"> e </w:t>
      </w:r>
      <w:r w:rsidR="00773B16" w:rsidRPr="00D622A1">
        <w:rPr>
          <w:rFonts w:ascii="Arial Narrow" w:eastAsia="Calibri" w:hAnsi="Arial Narrow" w:cs="Arial"/>
          <w:lang w:eastAsia="en-US"/>
        </w:rPr>
        <w:t>o</w:t>
      </w:r>
      <w:r w:rsidR="008A7097" w:rsidRPr="00D622A1">
        <w:rPr>
          <w:rFonts w:ascii="Arial Narrow" w:eastAsia="Calibri" w:hAnsi="Arial Narrow" w:cs="Arial"/>
          <w:lang w:eastAsia="en-US"/>
        </w:rPr>
        <w:t xml:space="preserve"> </w:t>
      </w:r>
      <w:r w:rsidR="00773B16" w:rsidRPr="00D622A1">
        <w:rPr>
          <w:rFonts w:ascii="Arial Narrow" w:eastAsia="Calibri" w:hAnsi="Arial Narrow" w:cs="Arial"/>
          <w:lang w:eastAsia="en-US"/>
        </w:rPr>
        <w:t xml:space="preserve">peso identificado </w:t>
      </w:r>
      <w:r w:rsidR="008A7097" w:rsidRPr="00D622A1">
        <w:rPr>
          <w:rFonts w:ascii="Arial Narrow" w:eastAsia="Calibri" w:hAnsi="Arial Narrow" w:cs="Arial"/>
          <w:lang w:eastAsia="en-US"/>
        </w:rPr>
        <w:t>na alienação do mesmo, sendo que eventuais animais já existentes na</w:t>
      </w:r>
      <w:r w:rsidR="00F64D93" w:rsidRPr="00D622A1">
        <w:rPr>
          <w:rFonts w:ascii="Arial Narrow" w:eastAsia="Calibri" w:hAnsi="Arial Narrow" w:cs="Arial"/>
          <w:lang w:eastAsia="en-US"/>
        </w:rPr>
        <w:t xml:space="preserve">s áreas objeto desta parceria </w:t>
      </w:r>
      <w:r w:rsidR="008A7097" w:rsidRPr="00D622A1">
        <w:rPr>
          <w:rFonts w:ascii="Arial Narrow" w:eastAsia="Calibri" w:hAnsi="Arial Narrow" w:cs="Arial"/>
          <w:lang w:eastAsia="en-US"/>
        </w:rPr>
        <w:t>deverão ser pesados em até 30 (trinta) dias contados da assinatura deste instrumento</w:t>
      </w:r>
      <w:r w:rsidR="00773B16" w:rsidRPr="00D622A1">
        <w:rPr>
          <w:rFonts w:ascii="Arial Narrow" w:eastAsia="Calibri" w:hAnsi="Arial Narrow" w:cs="Arial"/>
          <w:lang w:eastAsia="en-US"/>
        </w:rPr>
        <w:t xml:space="preserve">, o qual será igualmente </w:t>
      </w:r>
      <w:r w:rsidR="00F64D93" w:rsidRPr="00D622A1">
        <w:rPr>
          <w:rFonts w:ascii="Arial Narrow" w:eastAsia="Calibri" w:hAnsi="Arial Narrow" w:cs="Arial"/>
          <w:lang w:eastAsia="en-US"/>
        </w:rPr>
        <w:t>reconhecido</w:t>
      </w:r>
      <w:r w:rsidR="008A7097" w:rsidRPr="00D622A1">
        <w:rPr>
          <w:rFonts w:ascii="Arial Narrow" w:eastAsia="Calibri" w:hAnsi="Arial Narrow" w:cs="Arial"/>
          <w:lang w:eastAsia="en-US"/>
        </w:rPr>
        <w:t xml:space="preserve"> como </w:t>
      </w:r>
      <w:r w:rsidR="00F64D93" w:rsidRPr="00D622A1">
        <w:rPr>
          <w:rFonts w:ascii="Arial Narrow" w:eastAsia="Calibri" w:hAnsi="Arial Narrow" w:cs="Arial"/>
          <w:lang w:eastAsia="en-US"/>
        </w:rPr>
        <w:t>“peso inicial”. Identificado o ganho de peso</w:t>
      </w:r>
      <w:r w:rsidRPr="00D622A1">
        <w:rPr>
          <w:rFonts w:ascii="Arial Narrow" w:eastAsia="Calibri" w:hAnsi="Arial Narrow" w:cs="Arial"/>
          <w:lang w:eastAsia="en-US"/>
        </w:rPr>
        <w:t xml:space="preserve">, será assegurado à </w:t>
      </w:r>
      <w:r w:rsidRPr="00D622A1">
        <w:rPr>
          <w:rFonts w:ascii="Arial Narrow" w:eastAsia="Calibri" w:hAnsi="Arial Narrow" w:cs="Arial"/>
          <w:b/>
          <w:lang w:eastAsia="en-US"/>
        </w:rPr>
        <w:t xml:space="preserve">PARCEIRA OUTORGANTE </w:t>
      </w:r>
      <w:r w:rsidRPr="00D622A1">
        <w:rPr>
          <w:rFonts w:ascii="Arial Narrow" w:eastAsia="Calibri" w:hAnsi="Arial Narrow" w:cs="Arial"/>
          <w:lang w:eastAsia="en-US"/>
        </w:rPr>
        <w:t>a</w:t>
      </w:r>
      <w:r w:rsidR="00F64D93" w:rsidRPr="00D622A1">
        <w:rPr>
          <w:rFonts w:ascii="Arial Narrow" w:eastAsia="Calibri" w:hAnsi="Arial Narrow" w:cs="Arial"/>
          <w:lang w:eastAsia="en-US"/>
        </w:rPr>
        <w:t xml:space="preserve"> parcela de frutos descrita no </w:t>
      </w:r>
      <w:r w:rsidR="00F64D93" w:rsidRPr="00D622A1">
        <w:rPr>
          <w:rFonts w:ascii="Arial Narrow" w:eastAsia="Calibri" w:hAnsi="Arial Narrow" w:cs="Arial"/>
          <w:i/>
          <w:lang w:eastAsia="en-US"/>
        </w:rPr>
        <w:t xml:space="preserve">caput, </w:t>
      </w:r>
      <w:r w:rsidR="00F64D93" w:rsidRPr="00D622A1">
        <w:rPr>
          <w:rFonts w:ascii="Arial Narrow" w:eastAsia="Calibri" w:hAnsi="Arial Narrow" w:cs="Arial"/>
          <w:lang w:eastAsia="en-US"/>
        </w:rPr>
        <w:t xml:space="preserve">a qual lhe será entregue através da cessão de animais dos </w:t>
      </w:r>
      <w:r w:rsidR="00F64D93" w:rsidRPr="00D622A1">
        <w:rPr>
          <w:rFonts w:ascii="Arial Narrow" w:eastAsia="Calibri" w:hAnsi="Arial Narrow" w:cs="Arial"/>
          <w:b/>
          <w:lang w:eastAsia="en-US"/>
        </w:rPr>
        <w:t>PARCEIROS OUTORGADOS</w:t>
      </w:r>
      <w:r w:rsidR="003B0D3F" w:rsidRPr="00D622A1">
        <w:rPr>
          <w:rFonts w:ascii="Arial Narrow" w:eastAsia="Calibri" w:hAnsi="Arial Narrow" w:cs="Arial"/>
          <w:lang w:eastAsia="en-US"/>
        </w:rPr>
        <w:t xml:space="preserve"> com peso</w:t>
      </w:r>
      <w:r w:rsidR="00A76EA9" w:rsidRPr="00D622A1">
        <w:rPr>
          <w:rFonts w:ascii="Arial Narrow" w:eastAsia="Calibri" w:hAnsi="Arial Narrow" w:cs="Arial"/>
          <w:lang w:eastAsia="en-US"/>
        </w:rPr>
        <w:t xml:space="preserve"> proporcional</w:t>
      </w:r>
      <w:r w:rsidR="003B0D3F" w:rsidRPr="00D622A1">
        <w:rPr>
          <w:rFonts w:ascii="Arial Narrow" w:eastAsia="Calibri" w:hAnsi="Arial Narrow" w:cs="Arial"/>
          <w:lang w:eastAsia="en-US"/>
        </w:rPr>
        <w:t xml:space="preserve"> aos frutos</w:t>
      </w:r>
      <w:r w:rsidR="00F64D93" w:rsidRPr="00D622A1">
        <w:rPr>
          <w:rFonts w:ascii="Arial Narrow" w:eastAsia="Calibri" w:hAnsi="Arial Narrow" w:cs="Arial"/>
          <w:lang w:eastAsia="en-US"/>
        </w:rPr>
        <w:t>.</w:t>
      </w:r>
    </w:p>
    <w:p w14:paraId="79506B62" w14:textId="6289978C" w:rsidR="00A8423C" w:rsidRPr="00D622A1" w:rsidRDefault="00B53903">
      <w:pPr>
        <w:spacing w:line="276" w:lineRule="auto"/>
        <w:jc w:val="both"/>
        <w:rPr>
          <w:rFonts w:ascii="Arial Narrow" w:eastAsia="Calibri" w:hAnsi="Arial Narrow" w:cs="Arial"/>
          <w:lang w:eastAsia="en-US"/>
        </w:rPr>
      </w:pPr>
      <w:r w:rsidRPr="00D622A1">
        <w:rPr>
          <w:rFonts w:ascii="Arial Narrow" w:eastAsia="Calibri" w:hAnsi="Arial Narrow" w:cs="Arial"/>
          <w:b/>
          <w:lang w:eastAsia="en-US"/>
        </w:rPr>
        <w:t xml:space="preserve">Parágrafo Segundo: </w:t>
      </w:r>
      <w:r w:rsidRPr="00D622A1">
        <w:rPr>
          <w:rFonts w:ascii="Arial Narrow" w:eastAsia="Calibri" w:hAnsi="Arial Narrow" w:cs="Arial"/>
          <w:lang w:eastAsia="en-US"/>
        </w:rPr>
        <w:t xml:space="preserve">Considerar-se-á como “frutos” da pecuária, no caso de cria, os bezerros nascidos do rebanho de fêmea de todos </w:t>
      </w:r>
      <w:r w:rsidR="00806172" w:rsidRPr="00D622A1">
        <w:rPr>
          <w:rFonts w:ascii="Arial Narrow" w:eastAsia="Calibri" w:hAnsi="Arial Narrow" w:cs="Arial"/>
          <w:lang w:eastAsia="en-US"/>
        </w:rPr>
        <w:t xml:space="preserve">os </w:t>
      </w:r>
      <w:r w:rsidRPr="00D622A1">
        <w:rPr>
          <w:rFonts w:ascii="Arial Narrow" w:eastAsia="Calibri" w:hAnsi="Arial Narrow" w:cs="Arial"/>
          <w:lang w:eastAsia="en-US"/>
        </w:rPr>
        <w:t xml:space="preserve">animais decorrentes da presente parceria, sendo que à </w:t>
      </w:r>
      <w:r w:rsidRPr="00D622A1">
        <w:rPr>
          <w:rFonts w:ascii="Arial Narrow" w:eastAsia="Calibri" w:hAnsi="Arial Narrow" w:cs="Arial"/>
          <w:b/>
          <w:lang w:eastAsia="en-US"/>
        </w:rPr>
        <w:t>PARCEIRA OUTORGANTE</w:t>
      </w:r>
      <w:r w:rsidR="00806172" w:rsidRPr="00D622A1">
        <w:rPr>
          <w:rFonts w:ascii="Arial Narrow" w:eastAsia="Calibri" w:hAnsi="Arial Narrow" w:cs="Arial"/>
          <w:b/>
          <w:lang w:eastAsia="en-US"/>
        </w:rPr>
        <w:t xml:space="preserve"> </w:t>
      </w:r>
      <w:r w:rsidR="00806172" w:rsidRPr="00D622A1">
        <w:rPr>
          <w:rFonts w:ascii="Arial Narrow" w:eastAsia="Calibri" w:hAnsi="Arial Narrow" w:cs="Arial"/>
          <w:lang w:eastAsia="en-US"/>
        </w:rPr>
        <w:t>será assegurad</w:t>
      </w:r>
      <w:r w:rsidR="00572655" w:rsidRPr="00D622A1">
        <w:rPr>
          <w:rFonts w:ascii="Arial Narrow" w:eastAsia="Calibri" w:hAnsi="Arial Narrow" w:cs="Arial"/>
          <w:lang w:eastAsia="en-US"/>
        </w:rPr>
        <w:t>a</w:t>
      </w:r>
      <w:r w:rsidR="00806172" w:rsidRPr="00D622A1">
        <w:rPr>
          <w:rFonts w:ascii="Arial Narrow" w:eastAsia="Calibri" w:hAnsi="Arial Narrow" w:cs="Arial"/>
          <w:lang w:eastAsia="en-US"/>
        </w:rPr>
        <w:t xml:space="preserve"> a parcela dos frutos descrita no </w:t>
      </w:r>
      <w:r w:rsidR="00806172" w:rsidRPr="00D622A1">
        <w:rPr>
          <w:rFonts w:ascii="Arial Narrow" w:eastAsia="Calibri" w:hAnsi="Arial Narrow" w:cs="Arial"/>
          <w:i/>
          <w:lang w:eastAsia="en-US"/>
        </w:rPr>
        <w:t xml:space="preserve">caput, </w:t>
      </w:r>
      <w:r w:rsidR="00806172" w:rsidRPr="00D622A1">
        <w:rPr>
          <w:rFonts w:ascii="Arial Narrow" w:eastAsia="Calibri" w:hAnsi="Arial Narrow" w:cs="Arial"/>
          <w:lang w:eastAsia="en-US"/>
        </w:rPr>
        <w:t xml:space="preserve">a qual lhe será entregue através da cessão de animais dos </w:t>
      </w:r>
      <w:r w:rsidR="00806172" w:rsidRPr="00D622A1">
        <w:rPr>
          <w:rFonts w:ascii="Arial Narrow" w:eastAsia="Calibri" w:hAnsi="Arial Narrow" w:cs="Arial"/>
          <w:b/>
          <w:lang w:eastAsia="en-US"/>
        </w:rPr>
        <w:t xml:space="preserve">PARCEIROS OUTORGADOS </w:t>
      </w:r>
      <w:r w:rsidR="00806172" w:rsidRPr="00D622A1">
        <w:rPr>
          <w:rFonts w:ascii="Arial Narrow" w:eastAsia="Calibri" w:hAnsi="Arial Narrow" w:cs="Arial"/>
          <w:lang w:eastAsia="en-US"/>
        </w:rPr>
        <w:t>em quantidade</w:t>
      </w:r>
      <w:r w:rsidR="00A76EA9" w:rsidRPr="00D622A1">
        <w:rPr>
          <w:rFonts w:ascii="Arial Narrow" w:eastAsia="Calibri" w:hAnsi="Arial Narrow" w:cs="Arial"/>
          <w:lang w:eastAsia="en-US"/>
        </w:rPr>
        <w:t xml:space="preserve"> proporcional</w:t>
      </w:r>
      <w:r w:rsidR="00806172" w:rsidRPr="00D622A1">
        <w:rPr>
          <w:rFonts w:ascii="Arial Narrow" w:eastAsia="Calibri" w:hAnsi="Arial Narrow" w:cs="Arial"/>
          <w:lang w:eastAsia="en-US"/>
        </w:rPr>
        <w:t xml:space="preserve"> aos frutos.</w:t>
      </w:r>
    </w:p>
    <w:p w14:paraId="1D3482AB" w14:textId="214A12D2" w:rsidR="00A8423C" w:rsidRPr="00D622A1" w:rsidRDefault="00A8423C">
      <w:pPr>
        <w:spacing w:line="276" w:lineRule="auto"/>
        <w:jc w:val="both"/>
        <w:rPr>
          <w:rFonts w:ascii="Arial Narrow" w:eastAsia="Calibri" w:hAnsi="Arial Narrow" w:cs="Arial"/>
          <w:lang w:eastAsia="en-US"/>
        </w:rPr>
      </w:pPr>
      <w:r w:rsidRPr="00D622A1">
        <w:rPr>
          <w:rFonts w:ascii="Arial Narrow" w:eastAsia="Calibri" w:hAnsi="Arial Narrow" w:cs="Arial"/>
          <w:b/>
          <w:lang w:eastAsia="en-US"/>
        </w:rPr>
        <w:t xml:space="preserve">Parágrafo </w:t>
      </w:r>
      <w:r w:rsidR="00806172" w:rsidRPr="00D622A1">
        <w:rPr>
          <w:rFonts w:ascii="Arial Narrow" w:eastAsia="Calibri" w:hAnsi="Arial Narrow" w:cs="Arial"/>
          <w:b/>
          <w:lang w:eastAsia="en-US"/>
        </w:rPr>
        <w:t>Terceiro</w:t>
      </w:r>
      <w:r w:rsidRPr="00D622A1">
        <w:rPr>
          <w:rFonts w:ascii="Arial Narrow" w:eastAsia="Calibri" w:hAnsi="Arial Narrow" w:cs="Arial"/>
          <w:b/>
          <w:lang w:eastAsia="en-US"/>
        </w:rPr>
        <w:t>:</w:t>
      </w:r>
      <w:r w:rsidRPr="00D622A1">
        <w:rPr>
          <w:rFonts w:ascii="Arial Narrow" w:eastAsia="Calibri" w:hAnsi="Arial Narrow" w:cs="Arial"/>
          <w:lang w:eastAsia="en-US"/>
        </w:rPr>
        <w:t xml:space="preserve"> Os frutos da pecuária poderão ser calculados e distribuídos por exercício fiscal ou por período inferior a este, desde que as partes assim decidam em conjunto. </w:t>
      </w:r>
    </w:p>
    <w:p w14:paraId="672306F1" w14:textId="0FFC0443" w:rsidR="00C609CD" w:rsidRPr="00D622A1" w:rsidRDefault="001E0B4D">
      <w:pPr>
        <w:spacing w:line="276" w:lineRule="auto"/>
        <w:jc w:val="both"/>
        <w:rPr>
          <w:rFonts w:ascii="Arial Narrow" w:eastAsia="Calibri" w:hAnsi="Arial Narrow" w:cs="Arial"/>
          <w:lang w:eastAsia="en-US"/>
        </w:rPr>
      </w:pPr>
      <w:r w:rsidRPr="000876EC">
        <w:rPr>
          <w:rFonts w:ascii="Arial Narrow" w:eastAsia="Calibri" w:hAnsi="Arial Narrow" w:cs="Arial"/>
          <w:b/>
          <w:bCs/>
          <w:highlight w:val="green"/>
          <w:lang w:eastAsia="en-US"/>
          <w:rPrChange w:id="26" w:author="Jakeline Granja" w:date="2024-03-12T12:07:00Z" w16du:dateUtc="2024-03-12T16:07:00Z">
            <w:rPr>
              <w:rFonts w:ascii="Arial Narrow" w:eastAsia="Calibri" w:hAnsi="Arial Narrow" w:cs="Arial"/>
              <w:b/>
              <w:bCs/>
              <w:lang w:eastAsia="en-US"/>
            </w:rPr>
          </w:rPrChange>
        </w:rPr>
        <w:t>Parágrafo Quarto:</w:t>
      </w:r>
      <w:r w:rsidRPr="000876EC">
        <w:rPr>
          <w:rFonts w:ascii="Arial Narrow" w:eastAsia="Calibri" w:hAnsi="Arial Narrow" w:cs="Arial"/>
          <w:highlight w:val="green"/>
          <w:lang w:eastAsia="en-US"/>
          <w:rPrChange w:id="27" w:author="Jakeline Granja" w:date="2024-03-12T12:07:00Z" w16du:dateUtc="2024-03-12T16:07:00Z">
            <w:rPr>
              <w:rFonts w:ascii="Arial Narrow" w:eastAsia="Calibri" w:hAnsi="Arial Narrow" w:cs="Arial"/>
              <w:lang w:eastAsia="en-US"/>
            </w:rPr>
          </w:rPrChange>
        </w:rPr>
        <w:t xml:space="preserve"> Os </w:t>
      </w:r>
      <w:r w:rsidRPr="000876EC">
        <w:rPr>
          <w:rFonts w:ascii="Arial Narrow" w:eastAsia="Calibri" w:hAnsi="Arial Narrow" w:cs="Arial"/>
          <w:b/>
          <w:bCs/>
          <w:highlight w:val="green"/>
          <w:lang w:eastAsia="en-US"/>
          <w:rPrChange w:id="28" w:author="Jakeline Granja" w:date="2024-03-12T12:07:00Z" w16du:dateUtc="2024-03-12T16:07:00Z">
            <w:rPr>
              <w:rFonts w:ascii="Arial Narrow" w:eastAsia="Calibri" w:hAnsi="Arial Narrow" w:cs="Arial"/>
              <w:b/>
              <w:bCs/>
              <w:lang w:eastAsia="en-US"/>
            </w:rPr>
          </w:rPrChange>
        </w:rPr>
        <w:t>PARCEIROS OUTORGADOS</w:t>
      </w:r>
      <w:r w:rsidRPr="000876EC">
        <w:rPr>
          <w:rFonts w:ascii="Arial Narrow" w:eastAsia="Calibri" w:hAnsi="Arial Narrow" w:cs="Arial"/>
          <w:highlight w:val="green"/>
          <w:lang w:eastAsia="en-US"/>
          <w:rPrChange w:id="29" w:author="Jakeline Granja" w:date="2024-03-12T12:07:00Z" w16du:dateUtc="2024-03-12T16:07:00Z">
            <w:rPr>
              <w:rFonts w:ascii="Arial Narrow" w:eastAsia="Calibri" w:hAnsi="Arial Narrow" w:cs="Arial"/>
              <w:lang w:eastAsia="en-US"/>
            </w:rPr>
          </w:rPrChange>
        </w:rPr>
        <w:t xml:space="preserve"> se responsabilizam pela limpeza, beneficiamento e demais operações necessárias a padronização dos frutos a serem pagos à </w:t>
      </w:r>
      <w:r w:rsidRPr="000876EC">
        <w:rPr>
          <w:rFonts w:ascii="Arial Narrow" w:eastAsia="Calibri" w:hAnsi="Arial Narrow" w:cs="Arial"/>
          <w:b/>
          <w:bCs/>
          <w:highlight w:val="green"/>
          <w:lang w:eastAsia="en-US"/>
          <w:rPrChange w:id="30" w:author="Jakeline Granja" w:date="2024-03-12T12:07:00Z" w16du:dateUtc="2024-03-12T16:07:00Z">
            <w:rPr>
              <w:rFonts w:ascii="Arial Narrow" w:eastAsia="Calibri" w:hAnsi="Arial Narrow" w:cs="Arial"/>
              <w:b/>
              <w:bCs/>
              <w:lang w:eastAsia="en-US"/>
            </w:rPr>
          </w:rPrChange>
        </w:rPr>
        <w:t>PARCEIRA OUTORGANTE</w:t>
      </w:r>
      <w:r w:rsidRPr="000876EC">
        <w:rPr>
          <w:rFonts w:ascii="Arial Narrow" w:eastAsia="Calibri" w:hAnsi="Arial Narrow" w:cs="Arial"/>
          <w:highlight w:val="green"/>
          <w:lang w:eastAsia="en-US"/>
          <w:rPrChange w:id="31" w:author="Jakeline Granja" w:date="2024-03-12T12:07:00Z" w16du:dateUtc="2024-03-12T16:07:00Z">
            <w:rPr>
              <w:rFonts w:ascii="Arial Narrow" w:eastAsia="Calibri" w:hAnsi="Arial Narrow" w:cs="Arial"/>
              <w:lang w:eastAsia="en-US"/>
            </w:rPr>
          </w:rPrChange>
        </w:rPr>
        <w:t xml:space="preserve">, </w:t>
      </w:r>
      <w:r w:rsidR="00C609CD" w:rsidRPr="000876EC">
        <w:rPr>
          <w:rFonts w:ascii="Arial Narrow" w:eastAsia="Calibri" w:hAnsi="Arial Narrow" w:cs="Arial"/>
          <w:highlight w:val="green"/>
          <w:lang w:eastAsia="en-US"/>
          <w:rPrChange w:id="32" w:author="Jakeline Granja" w:date="2024-03-12T12:07:00Z" w16du:dateUtc="2024-03-12T16:07:00Z">
            <w:rPr>
              <w:rFonts w:ascii="Arial Narrow" w:eastAsia="Calibri" w:hAnsi="Arial Narrow" w:cs="Arial"/>
              <w:lang w:eastAsia="en-US"/>
            </w:rPr>
          </w:rPrChange>
        </w:rPr>
        <w:t xml:space="preserve">como também os custos relacionados ao transporte destes produtos até </w:t>
      </w:r>
      <w:r w:rsidR="00C609CD" w:rsidRPr="000876EC">
        <w:rPr>
          <w:rFonts w:ascii="Arial Narrow" w:eastAsia="Calibri" w:hAnsi="Arial Narrow" w:cs="Arial"/>
          <w:highlight w:val="green"/>
          <w:lang w:eastAsia="en-US"/>
          <w:rPrChange w:id="33" w:author="Jakeline Granja" w:date="2024-03-12T12:07:00Z" w16du:dateUtc="2024-03-12T16:07:00Z">
            <w:rPr>
              <w:rFonts w:ascii="Arial Narrow" w:eastAsia="Calibri" w:hAnsi="Arial Narrow" w:cs="Arial"/>
              <w:lang w:eastAsia="en-US"/>
            </w:rPr>
          </w:rPrChange>
        </w:rPr>
        <w:lastRenderedPageBreak/>
        <w:t xml:space="preserve">o depósito, armazém, cerealista ou compradora indicada pela </w:t>
      </w:r>
      <w:r w:rsidR="00C609CD" w:rsidRPr="000876EC">
        <w:rPr>
          <w:rFonts w:ascii="Arial Narrow" w:eastAsia="Calibri" w:hAnsi="Arial Narrow" w:cs="Arial"/>
          <w:b/>
          <w:bCs/>
          <w:highlight w:val="green"/>
          <w:lang w:eastAsia="en-US"/>
          <w:rPrChange w:id="34" w:author="Jakeline Granja" w:date="2024-03-12T12:07:00Z" w16du:dateUtc="2024-03-12T16:07:00Z">
            <w:rPr>
              <w:rFonts w:ascii="Arial Narrow" w:eastAsia="Calibri" w:hAnsi="Arial Narrow" w:cs="Arial"/>
              <w:b/>
              <w:bCs/>
              <w:lang w:eastAsia="en-US"/>
            </w:rPr>
          </w:rPrChange>
        </w:rPr>
        <w:t>PARCEIRA OUTORGANTE</w:t>
      </w:r>
      <w:r w:rsidR="00C609CD" w:rsidRPr="000876EC">
        <w:rPr>
          <w:rFonts w:ascii="Arial Narrow" w:eastAsia="Calibri" w:hAnsi="Arial Narrow" w:cs="Arial"/>
          <w:highlight w:val="green"/>
          <w:lang w:eastAsia="en-US"/>
          <w:rPrChange w:id="35" w:author="Jakeline Granja" w:date="2024-03-12T12:07:00Z" w16du:dateUtc="2024-03-12T16:07:00Z">
            <w:rPr>
              <w:rFonts w:ascii="Arial Narrow" w:eastAsia="Calibri" w:hAnsi="Arial Narrow" w:cs="Arial"/>
              <w:lang w:eastAsia="en-US"/>
            </w:rPr>
          </w:rPrChange>
        </w:rPr>
        <w:t xml:space="preserve">. Ademais, não sendo possível o rateio dos frutos, eventual diferença será compensada à </w:t>
      </w:r>
      <w:r w:rsidR="00C609CD" w:rsidRPr="000876EC">
        <w:rPr>
          <w:rFonts w:ascii="Arial Narrow" w:eastAsia="Calibri" w:hAnsi="Arial Narrow" w:cs="Arial"/>
          <w:b/>
          <w:bCs/>
          <w:highlight w:val="green"/>
          <w:lang w:eastAsia="en-US"/>
          <w:rPrChange w:id="36" w:author="Jakeline Granja" w:date="2024-03-12T12:07:00Z" w16du:dateUtc="2024-03-12T16:07:00Z">
            <w:rPr>
              <w:rFonts w:ascii="Arial Narrow" w:eastAsia="Calibri" w:hAnsi="Arial Narrow" w:cs="Arial"/>
              <w:b/>
              <w:bCs/>
              <w:lang w:eastAsia="en-US"/>
            </w:rPr>
          </w:rPrChange>
        </w:rPr>
        <w:t>PARCEIRA OUTORGANTE</w:t>
      </w:r>
      <w:r w:rsidR="00C609CD" w:rsidRPr="000876EC">
        <w:rPr>
          <w:rFonts w:ascii="Arial Narrow" w:eastAsia="Calibri" w:hAnsi="Arial Narrow" w:cs="Arial"/>
          <w:highlight w:val="green"/>
          <w:lang w:eastAsia="en-US"/>
          <w:rPrChange w:id="37" w:author="Jakeline Granja" w:date="2024-03-12T12:07:00Z" w16du:dateUtc="2024-03-12T16:07:00Z">
            <w:rPr>
              <w:rFonts w:ascii="Arial Narrow" w:eastAsia="Calibri" w:hAnsi="Arial Narrow" w:cs="Arial"/>
              <w:lang w:eastAsia="en-US"/>
            </w:rPr>
          </w:rPrChange>
        </w:rPr>
        <w:t xml:space="preserve"> em uma das próximas safras</w:t>
      </w:r>
      <w:del w:id="38" w:author="Jakeline Granja" w:date="2023-08-25T12:20:00Z">
        <w:r w:rsidR="00C609CD" w:rsidRPr="000876EC" w:rsidDel="0005487E">
          <w:rPr>
            <w:rFonts w:ascii="Arial Narrow" w:eastAsia="Calibri" w:hAnsi="Arial Narrow" w:cs="Arial"/>
            <w:highlight w:val="green"/>
            <w:lang w:eastAsia="en-US"/>
            <w:rPrChange w:id="39" w:author="Jakeline Granja" w:date="2024-03-12T12:07:00Z" w16du:dateUtc="2024-03-12T16:07:00Z">
              <w:rPr>
                <w:rFonts w:ascii="Arial Narrow" w:eastAsia="Calibri" w:hAnsi="Arial Narrow" w:cs="Arial"/>
                <w:lang w:eastAsia="en-US"/>
              </w:rPr>
            </w:rPrChange>
          </w:rPr>
          <w:delText xml:space="preserve">, e, se apurada essa diferença na última safra, a diferença será paga em pecúnia pelos </w:delText>
        </w:r>
        <w:r w:rsidR="00C609CD" w:rsidRPr="000876EC" w:rsidDel="0005487E">
          <w:rPr>
            <w:rFonts w:ascii="Arial Narrow" w:eastAsia="Calibri" w:hAnsi="Arial Narrow" w:cs="Arial"/>
            <w:b/>
            <w:bCs/>
            <w:highlight w:val="green"/>
            <w:lang w:eastAsia="en-US"/>
            <w:rPrChange w:id="40" w:author="Jakeline Granja" w:date="2024-03-12T12:07:00Z" w16du:dateUtc="2024-03-12T16:07:00Z">
              <w:rPr>
                <w:rFonts w:ascii="Arial Narrow" w:eastAsia="Calibri" w:hAnsi="Arial Narrow" w:cs="Arial"/>
                <w:b/>
                <w:bCs/>
                <w:lang w:eastAsia="en-US"/>
              </w:rPr>
            </w:rPrChange>
          </w:rPr>
          <w:delText>PARCEIROS OUTORGADOS</w:delText>
        </w:r>
        <w:r w:rsidR="00C609CD" w:rsidRPr="000876EC" w:rsidDel="0005487E">
          <w:rPr>
            <w:rFonts w:ascii="Arial Narrow" w:eastAsia="Calibri" w:hAnsi="Arial Narrow" w:cs="Arial"/>
            <w:highlight w:val="green"/>
            <w:lang w:eastAsia="en-US"/>
            <w:rPrChange w:id="41" w:author="Jakeline Granja" w:date="2024-03-12T12:07:00Z" w16du:dateUtc="2024-03-12T16:07:00Z">
              <w:rPr>
                <w:rFonts w:ascii="Arial Narrow" w:eastAsia="Calibri" w:hAnsi="Arial Narrow" w:cs="Arial"/>
                <w:lang w:eastAsia="en-US"/>
              </w:rPr>
            </w:rPrChange>
          </w:rPr>
          <w:delText xml:space="preserve"> à </w:delText>
        </w:r>
        <w:r w:rsidR="00C609CD" w:rsidRPr="000876EC" w:rsidDel="0005487E">
          <w:rPr>
            <w:rFonts w:ascii="Arial Narrow" w:eastAsia="Calibri" w:hAnsi="Arial Narrow" w:cs="Arial"/>
            <w:b/>
            <w:bCs/>
            <w:highlight w:val="green"/>
            <w:lang w:eastAsia="en-US"/>
            <w:rPrChange w:id="42" w:author="Jakeline Granja" w:date="2024-03-12T12:07:00Z" w16du:dateUtc="2024-03-12T16:07:00Z">
              <w:rPr>
                <w:rFonts w:ascii="Arial Narrow" w:eastAsia="Calibri" w:hAnsi="Arial Narrow" w:cs="Arial"/>
                <w:b/>
                <w:bCs/>
                <w:lang w:eastAsia="en-US"/>
              </w:rPr>
            </w:rPrChange>
          </w:rPr>
          <w:delText>PARCEIRA OUTORGANTE</w:delText>
        </w:r>
        <w:r w:rsidR="00C609CD" w:rsidRPr="000876EC" w:rsidDel="0005487E">
          <w:rPr>
            <w:rFonts w:ascii="Arial Narrow" w:eastAsia="Calibri" w:hAnsi="Arial Narrow" w:cs="Arial"/>
            <w:highlight w:val="green"/>
            <w:lang w:eastAsia="en-US"/>
            <w:rPrChange w:id="43" w:author="Jakeline Granja" w:date="2024-03-12T12:07:00Z" w16du:dateUtc="2024-03-12T16:07:00Z">
              <w:rPr>
                <w:rFonts w:ascii="Arial Narrow" w:eastAsia="Calibri" w:hAnsi="Arial Narrow" w:cs="Arial"/>
                <w:lang w:eastAsia="en-US"/>
              </w:rPr>
            </w:rPrChange>
          </w:rPr>
          <w:delText xml:space="preserve"> ou compensada em outros frutos, a critério da </w:delText>
        </w:r>
        <w:r w:rsidR="00C609CD" w:rsidRPr="000876EC" w:rsidDel="0005487E">
          <w:rPr>
            <w:rFonts w:ascii="Arial Narrow" w:eastAsia="Calibri" w:hAnsi="Arial Narrow" w:cs="Arial"/>
            <w:b/>
            <w:bCs/>
            <w:highlight w:val="green"/>
            <w:lang w:eastAsia="en-US"/>
            <w:rPrChange w:id="44" w:author="Jakeline Granja" w:date="2024-03-12T12:07:00Z" w16du:dateUtc="2024-03-12T16:07:00Z">
              <w:rPr>
                <w:rFonts w:ascii="Arial Narrow" w:eastAsia="Calibri" w:hAnsi="Arial Narrow" w:cs="Arial"/>
                <w:b/>
                <w:bCs/>
                <w:lang w:eastAsia="en-US"/>
              </w:rPr>
            </w:rPrChange>
          </w:rPr>
          <w:delText>PARCEIRA OUTORGANTE</w:delText>
        </w:r>
      </w:del>
      <w:r w:rsidR="00C609CD" w:rsidRPr="000876EC">
        <w:rPr>
          <w:rFonts w:ascii="Arial Narrow" w:eastAsia="Calibri" w:hAnsi="Arial Narrow" w:cs="Arial"/>
          <w:b/>
          <w:bCs/>
          <w:highlight w:val="green"/>
          <w:lang w:eastAsia="en-US"/>
          <w:rPrChange w:id="45" w:author="Jakeline Granja" w:date="2024-03-12T12:07:00Z" w16du:dateUtc="2024-03-12T16:07:00Z">
            <w:rPr>
              <w:rFonts w:ascii="Arial Narrow" w:eastAsia="Calibri" w:hAnsi="Arial Narrow" w:cs="Arial"/>
              <w:b/>
              <w:bCs/>
              <w:lang w:eastAsia="en-US"/>
            </w:rPr>
          </w:rPrChange>
        </w:rPr>
        <w:t>.</w:t>
      </w:r>
      <w:r w:rsidR="00C609CD" w:rsidRPr="50589495">
        <w:rPr>
          <w:rFonts w:ascii="Arial Narrow" w:eastAsia="Calibri" w:hAnsi="Arial Narrow" w:cs="Arial"/>
          <w:lang w:eastAsia="en-US"/>
        </w:rPr>
        <w:t xml:space="preserve"> </w:t>
      </w:r>
    </w:p>
    <w:p w14:paraId="02859B8A" w14:textId="3D3666A3" w:rsidR="00A8423C" w:rsidRPr="00D622A1" w:rsidRDefault="00A8423C" w:rsidP="50589495">
      <w:pPr>
        <w:spacing w:line="276" w:lineRule="auto"/>
        <w:jc w:val="both"/>
        <w:rPr>
          <w:rFonts w:ascii="Arial Narrow" w:eastAsia="Calibri" w:hAnsi="Arial Narrow" w:cs="Arial"/>
          <w:lang w:eastAsia="en-US"/>
        </w:rPr>
      </w:pPr>
      <w:r w:rsidRPr="50589495">
        <w:rPr>
          <w:rFonts w:ascii="Arial Narrow" w:eastAsia="Calibri" w:hAnsi="Arial Narrow" w:cs="Arial"/>
          <w:b/>
          <w:bCs/>
          <w:lang w:eastAsia="en-US"/>
        </w:rPr>
        <w:t xml:space="preserve">Parágrafo </w:t>
      </w:r>
      <w:r w:rsidR="00806172" w:rsidRPr="50589495">
        <w:rPr>
          <w:rFonts w:ascii="Arial Narrow" w:eastAsia="Calibri" w:hAnsi="Arial Narrow" w:cs="Arial"/>
          <w:b/>
          <w:bCs/>
          <w:lang w:eastAsia="en-US"/>
        </w:rPr>
        <w:t>Q</w:t>
      </w:r>
      <w:r w:rsidR="001E0B4D" w:rsidRPr="50589495">
        <w:rPr>
          <w:rFonts w:ascii="Arial Narrow" w:eastAsia="Calibri" w:hAnsi="Arial Narrow" w:cs="Arial"/>
          <w:b/>
          <w:bCs/>
          <w:lang w:eastAsia="en-US"/>
        </w:rPr>
        <w:t>uinto</w:t>
      </w:r>
      <w:r w:rsidRPr="50589495">
        <w:rPr>
          <w:rFonts w:ascii="Arial Narrow" w:eastAsia="Calibri" w:hAnsi="Arial Narrow" w:cs="Arial"/>
          <w:b/>
          <w:bCs/>
          <w:lang w:eastAsia="en-US"/>
        </w:rPr>
        <w:t xml:space="preserve">: </w:t>
      </w:r>
      <w:r w:rsidRPr="50589495">
        <w:rPr>
          <w:rFonts w:ascii="Arial Narrow" w:eastAsia="Calibri" w:hAnsi="Arial Narrow" w:cs="Arial"/>
          <w:lang w:eastAsia="en-US"/>
        </w:rPr>
        <w:t xml:space="preserve">Havendo inadimplemento quanto </w:t>
      </w:r>
      <w:r w:rsidR="001A454B" w:rsidRPr="50589495">
        <w:rPr>
          <w:rFonts w:ascii="Arial Narrow" w:eastAsia="Calibri" w:hAnsi="Arial Narrow" w:cs="Arial"/>
          <w:lang w:eastAsia="en-US"/>
        </w:rPr>
        <w:t>à</w:t>
      </w:r>
      <w:r w:rsidRPr="50589495">
        <w:rPr>
          <w:rFonts w:ascii="Arial Narrow" w:eastAsia="Calibri" w:hAnsi="Arial Narrow" w:cs="Arial"/>
          <w:lang w:eastAsia="en-US"/>
        </w:rPr>
        <w:t xml:space="preserve"> entrega dos frutos da parceria à </w:t>
      </w:r>
      <w:r w:rsidRPr="50589495">
        <w:rPr>
          <w:rFonts w:ascii="Arial Narrow" w:eastAsia="Calibri" w:hAnsi="Arial Narrow" w:cs="Arial"/>
          <w:b/>
          <w:bCs/>
          <w:lang w:eastAsia="en-US"/>
        </w:rPr>
        <w:t>PARCEIRA OUTORGANTE</w:t>
      </w:r>
      <w:r w:rsidRPr="50589495">
        <w:rPr>
          <w:rFonts w:ascii="Arial Narrow" w:eastAsia="Calibri" w:hAnsi="Arial Narrow" w:cs="Arial"/>
          <w:lang w:eastAsia="en-US"/>
        </w:rPr>
        <w:t>, independentemente de qualquer notificação judicial ou extrajudicial, estar</w:t>
      </w:r>
      <w:ins w:id="46" w:author="Jakeline Granja" w:date="2020-02-04T10:50:00Z">
        <w:r w:rsidR="00C609CD" w:rsidRPr="50589495">
          <w:rPr>
            <w:rFonts w:ascii="Arial Narrow" w:eastAsia="Calibri" w:hAnsi="Arial Narrow" w:cs="Arial"/>
            <w:lang w:eastAsia="en-US"/>
          </w:rPr>
          <w:t>ão</w:t>
        </w:r>
      </w:ins>
      <w:del w:id="47" w:author="Jakeline Granja" w:date="2020-02-04T10:50:00Z">
        <w:r w:rsidRPr="50589495" w:rsidDel="00BE78DC">
          <w:rPr>
            <w:rFonts w:ascii="Arial Narrow" w:eastAsia="Calibri" w:hAnsi="Arial Narrow" w:cs="Arial"/>
            <w:lang w:eastAsia="en-US"/>
          </w:rPr>
          <w:delText>á</w:delText>
        </w:r>
        <w:r w:rsidRPr="50589495" w:rsidDel="00A0011C">
          <w:rPr>
            <w:rFonts w:ascii="Arial Narrow" w:eastAsia="Calibri" w:hAnsi="Arial Narrow" w:cs="Arial"/>
            <w:lang w:eastAsia="en-US"/>
          </w:rPr>
          <w:delText xml:space="preserve"> a</w:delText>
        </w:r>
      </w:del>
      <w:ins w:id="48" w:author="Jakeline Granja" w:date="2020-02-04T10:50:00Z">
        <w:r w:rsidR="00C609CD" w:rsidRPr="50589495">
          <w:rPr>
            <w:rFonts w:ascii="Arial Narrow" w:eastAsia="Calibri" w:hAnsi="Arial Narrow" w:cs="Arial"/>
            <w:lang w:eastAsia="en-US"/>
          </w:rPr>
          <w:t xml:space="preserve"> </w:t>
        </w:r>
      </w:ins>
      <w:r w:rsidR="00A0011C" w:rsidRPr="50589495">
        <w:rPr>
          <w:rFonts w:ascii="Arial Narrow" w:eastAsia="Calibri" w:hAnsi="Arial Narrow" w:cs="Arial"/>
          <w:lang w:eastAsia="en-US"/>
        </w:rPr>
        <w:t>os</w:t>
      </w:r>
      <w:r w:rsidRPr="50589495">
        <w:rPr>
          <w:rFonts w:ascii="Arial Narrow" w:eastAsia="Calibri" w:hAnsi="Arial Narrow" w:cs="Arial"/>
          <w:lang w:eastAsia="en-US"/>
        </w:rPr>
        <w:t xml:space="preserve"> </w:t>
      </w:r>
      <w:r w:rsidRPr="50589495">
        <w:rPr>
          <w:rFonts w:ascii="Arial Narrow" w:eastAsia="Calibri" w:hAnsi="Arial Narrow" w:cs="Arial"/>
          <w:b/>
          <w:bCs/>
          <w:lang w:eastAsia="en-US"/>
        </w:rPr>
        <w:t>PARCEIRO</w:t>
      </w:r>
      <w:r w:rsidR="00A0011C" w:rsidRPr="50589495">
        <w:rPr>
          <w:rFonts w:ascii="Arial Narrow" w:eastAsia="Calibri" w:hAnsi="Arial Narrow" w:cs="Arial"/>
          <w:b/>
          <w:bCs/>
          <w:lang w:eastAsia="en-US"/>
        </w:rPr>
        <w:t>S</w:t>
      </w:r>
      <w:r w:rsidRPr="50589495">
        <w:rPr>
          <w:rFonts w:ascii="Arial Narrow" w:eastAsia="Calibri" w:hAnsi="Arial Narrow" w:cs="Arial"/>
          <w:b/>
          <w:bCs/>
          <w:lang w:eastAsia="en-US"/>
        </w:rPr>
        <w:t xml:space="preserve"> OUTORGADO</w:t>
      </w:r>
      <w:r w:rsidR="00A0011C" w:rsidRPr="50589495">
        <w:rPr>
          <w:rFonts w:ascii="Arial Narrow" w:eastAsia="Calibri" w:hAnsi="Arial Narrow" w:cs="Arial"/>
          <w:b/>
          <w:bCs/>
          <w:lang w:eastAsia="en-US"/>
        </w:rPr>
        <w:t>S</w:t>
      </w:r>
      <w:r w:rsidRPr="50589495">
        <w:rPr>
          <w:rFonts w:ascii="Arial Narrow" w:eastAsia="Calibri" w:hAnsi="Arial Narrow" w:cs="Arial"/>
          <w:lang w:eastAsia="en-US"/>
        </w:rPr>
        <w:t xml:space="preserve"> constituído</w:t>
      </w:r>
      <w:r w:rsidR="00A0011C" w:rsidRPr="50589495">
        <w:rPr>
          <w:rFonts w:ascii="Arial Narrow" w:eastAsia="Calibri" w:hAnsi="Arial Narrow" w:cs="Arial"/>
          <w:lang w:eastAsia="en-US"/>
        </w:rPr>
        <w:t>s</w:t>
      </w:r>
      <w:r w:rsidRPr="50589495">
        <w:rPr>
          <w:rFonts w:ascii="Arial Narrow" w:eastAsia="Calibri" w:hAnsi="Arial Narrow" w:cs="Arial"/>
          <w:lang w:eastAsia="en-US"/>
        </w:rPr>
        <w:t xml:space="preserve"> em mora, incidindo sobre o valor vencido a atualização monetária pelo INPC, além de multa moratória de 10% (dez por cento) e juros moratórios de 1% (um por cento) ao mês, sendo considerado</w:t>
      </w:r>
      <w:r w:rsidR="001574F9" w:rsidRPr="50589495">
        <w:rPr>
          <w:rFonts w:ascii="Arial Narrow" w:eastAsia="Calibri" w:hAnsi="Arial Narrow" w:cs="Arial"/>
          <w:lang w:eastAsia="en-US"/>
        </w:rPr>
        <w:t>s</w:t>
      </w:r>
      <w:r w:rsidRPr="50589495">
        <w:rPr>
          <w:rFonts w:ascii="Arial Narrow" w:eastAsia="Calibri" w:hAnsi="Arial Narrow" w:cs="Arial"/>
          <w:lang w:eastAsia="en-US"/>
        </w:rPr>
        <w:t xml:space="preserve"> como “valor”, para fins da parceria agrícola e pecuária, os preços apurados pelo </w:t>
      </w:r>
      <w:r w:rsidRPr="50589495">
        <w:rPr>
          <w:rFonts w:ascii="Arial Narrow" w:eastAsia="Calibri" w:hAnsi="Arial Narrow" w:cs="Arial"/>
          <w:highlight w:val="yellow"/>
          <w:lang w:eastAsia="en-US"/>
        </w:rPr>
        <w:t>IMEA – Instituto Mato-grossense de Economia e Agropecuária na praça do foro deste contrato.</w:t>
      </w:r>
    </w:p>
    <w:p w14:paraId="5AACA033" w14:textId="77777777" w:rsidR="00A8423C" w:rsidRPr="00D622A1" w:rsidRDefault="00A8423C">
      <w:pPr>
        <w:spacing w:line="276" w:lineRule="auto"/>
        <w:jc w:val="both"/>
        <w:rPr>
          <w:rFonts w:ascii="Arial Narrow" w:eastAsia="Calibri" w:hAnsi="Arial Narrow" w:cs="Arial"/>
          <w:lang w:eastAsia="en-US"/>
        </w:rPr>
      </w:pPr>
    </w:p>
    <w:p w14:paraId="3FADB5FF" w14:textId="77777777" w:rsidR="009F35DC" w:rsidRDefault="009F35DC" w:rsidP="009F35DC">
      <w:pPr>
        <w:spacing w:line="276" w:lineRule="auto"/>
        <w:jc w:val="both"/>
        <w:rPr>
          <w:rFonts w:ascii="Arial Narrow" w:eastAsia="Calibri" w:hAnsi="Arial Narrow" w:cs="Arial"/>
          <w:highlight w:val="yellow"/>
          <w:lang w:eastAsia="en-US"/>
        </w:rPr>
      </w:pPr>
      <w:r w:rsidRPr="50589495">
        <w:rPr>
          <w:rFonts w:ascii="Arial Narrow" w:eastAsia="Calibri" w:hAnsi="Arial Narrow" w:cs="Arial"/>
          <w:b/>
          <w:bCs/>
          <w:lang w:eastAsia="en-US"/>
        </w:rPr>
        <w:t>CLÁUSULA SEXTA:</w:t>
      </w:r>
      <w:r w:rsidRPr="50589495">
        <w:rPr>
          <w:rFonts w:ascii="Arial Narrow" w:eastAsia="Calibri" w:hAnsi="Arial Narrow" w:cs="Arial"/>
          <w:lang w:eastAsia="en-US"/>
        </w:rPr>
        <w:t xml:space="preserve"> </w:t>
      </w:r>
      <w:r w:rsidRPr="50589495">
        <w:rPr>
          <w:rFonts w:ascii="Arial Narrow" w:eastAsia="Calibri" w:hAnsi="Arial Narrow" w:cs="Arial"/>
          <w:highlight w:val="cyan"/>
          <w:lang w:eastAsia="en-US"/>
        </w:rPr>
        <w:t>Os parceiros poderão dispor dos frutos ou produtos havidos antes de efetuada a partilha, podendo cada um deles realizar as respectivas comercializações independente de prévia ou posterior comunicação à outra parte, observado que cada um se responsabilizará por si só em eventuais negócios realizados perante terceiros se os frutos pactuados forem superior ao resultado da parceria que lhe couber.</w:t>
      </w:r>
    </w:p>
    <w:p w14:paraId="7FF5E44D" w14:textId="0484CD16" w:rsidR="00A8423C" w:rsidRPr="00D622A1" w:rsidRDefault="00A8423C" w:rsidP="50589495">
      <w:pPr>
        <w:spacing w:line="276" w:lineRule="auto"/>
        <w:jc w:val="both"/>
        <w:rPr>
          <w:rFonts w:ascii="Arial Narrow" w:eastAsia="Calibri" w:hAnsi="Arial Narrow" w:cs="Arial"/>
          <w:lang w:eastAsia="en-US"/>
        </w:rPr>
      </w:pPr>
    </w:p>
    <w:p w14:paraId="17446A8A" w14:textId="77777777" w:rsidR="00A8423C" w:rsidRPr="00D622A1" w:rsidRDefault="00A8423C">
      <w:pPr>
        <w:spacing w:line="276" w:lineRule="auto"/>
        <w:jc w:val="both"/>
        <w:rPr>
          <w:rFonts w:ascii="Arial Narrow" w:eastAsia="Calibri" w:hAnsi="Arial Narrow" w:cs="Arial"/>
          <w:lang w:eastAsia="en-US"/>
        </w:rPr>
      </w:pPr>
      <w:r w:rsidRPr="00D622A1">
        <w:rPr>
          <w:rFonts w:ascii="Arial Narrow" w:eastAsia="Calibri" w:hAnsi="Arial Narrow" w:cs="Arial"/>
          <w:b/>
          <w:lang w:eastAsia="en-US"/>
        </w:rPr>
        <w:t>CLÁUSULA SÉTIMA</w:t>
      </w:r>
      <w:r w:rsidRPr="00D622A1">
        <w:rPr>
          <w:rFonts w:ascii="Arial Narrow" w:eastAsia="Calibri" w:hAnsi="Arial Narrow" w:cs="Arial"/>
          <w:lang w:eastAsia="en-US"/>
        </w:rPr>
        <w:t>: Havendo caso fortuito ou força maior que venha a destruir parcialmente a produção, os frutos colhidos ou aqueles pendentes, a perda será suportada pelas partes ora contratantes, consoante dispõe o artigo 96, §1°, inciso I da Lei 4.504/64.</w:t>
      </w:r>
    </w:p>
    <w:p w14:paraId="36B800AE" w14:textId="77777777" w:rsidR="00A8423C" w:rsidRPr="00D622A1" w:rsidRDefault="00A8423C">
      <w:pPr>
        <w:spacing w:line="276" w:lineRule="auto"/>
        <w:jc w:val="both"/>
        <w:rPr>
          <w:rFonts w:ascii="Arial Narrow" w:eastAsia="Calibri" w:hAnsi="Arial Narrow" w:cs="Arial"/>
          <w:lang w:eastAsia="en-US"/>
        </w:rPr>
      </w:pPr>
    </w:p>
    <w:p w14:paraId="4BFEF72A" w14:textId="77777777" w:rsidR="00A8423C" w:rsidRPr="00D622A1" w:rsidRDefault="00A8423C">
      <w:pPr>
        <w:spacing w:line="276" w:lineRule="auto"/>
        <w:jc w:val="both"/>
        <w:outlineLvl w:val="0"/>
        <w:rPr>
          <w:rFonts w:ascii="Arial Narrow" w:eastAsia="MS Mincho" w:hAnsi="Arial Narrow" w:cs="Arial"/>
          <w:b/>
          <w:kern w:val="20"/>
          <w:lang w:eastAsia="en-US"/>
        </w:rPr>
      </w:pPr>
      <w:r w:rsidRPr="00D622A1">
        <w:rPr>
          <w:rFonts w:ascii="Arial Narrow" w:eastAsia="MS Mincho" w:hAnsi="Arial Narrow" w:cs="Arial"/>
          <w:b/>
          <w:kern w:val="20"/>
          <w:lang w:eastAsia="en-US"/>
        </w:rPr>
        <w:t xml:space="preserve">CLÁUSULA OITAVA: </w:t>
      </w:r>
      <w:r w:rsidRPr="00D622A1">
        <w:rPr>
          <w:rFonts w:ascii="Arial Narrow" w:eastAsia="MS Mincho" w:hAnsi="Arial Narrow" w:cs="Arial"/>
          <w:kern w:val="20"/>
          <w:lang w:eastAsia="en-US"/>
        </w:rPr>
        <w:t>As responsabilidades decorrentes da contratação de trabalhadores rurais ou diaristas utilizados nas propriedades rurais objeto deste pacto, assim como quaisquer outras obrigações trabalhistas sociais, os passivos tributários, fiscais, ambientais, previdenciários e outros, ser</w:t>
      </w:r>
      <w:r w:rsidR="00431D6C" w:rsidRPr="00D622A1">
        <w:rPr>
          <w:rFonts w:ascii="Arial Narrow" w:eastAsia="MS Mincho" w:hAnsi="Arial Narrow" w:cs="Arial"/>
          <w:kern w:val="20"/>
          <w:lang w:eastAsia="en-US"/>
        </w:rPr>
        <w:t>ão</w:t>
      </w:r>
      <w:r w:rsidRPr="00D622A1">
        <w:rPr>
          <w:rFonts w:ascii="Arial Narrow" w:eastAsia="MS Mincho" w:hAnsi="Arial Narrow" w:cs="Arial"/>
          <w:kern w:val="20"/>
          <w:lang w:eastAsia="en-US"/>
        </w:rPr>
        <w:t xml:space="preserve"> suportado</w:t>
      </w:r>
      <w:r w:rsidR="00431D6C" w:rsidRPr="00D622A1">
        <w:rPr>
          <w:rFonts w:ascii="Arial Narrow" w:eastAsia="MS Mincho" w:hAnsi="Arial Narrow" w:cs="Arial"/>
          <w:kern w:val="20"/>
          <w:lang w:eastAsia="en-US"/>
        </w:rPr>
        <w:t>s</w:t>
      </w:r>
      <w:r w:rsidRPr="00D622A1">
        <w:rPr>
          <w:rFonts w:ascii="Arial Narrow" w:eastAsia="MS Mincho" w:hAnsi="Arial Narrow" w:cs="Arial"/>
          <w:kern w:val="20"/>
          <w:lang w:eastAsia="en-US"/>
        </w:rPr>
        <w:t xml:space="preserve"> exclusivamente pelo</w:t>
      </w:r>
      <w:r w:rsidR="001574F9" w:rsidRPr="00D622A1">
        <w:rPr>
          <w:rFonts w:ascii="Arial Narrow" w:eastAsia="MS Mincho" w:hAnsi="Arial Narrow" w:cs="Arial"/>
          <w:kern w:val="20"/>
          <w:lang w:eastAsia="en-US"/>
        </w:rPr>
        <w:t>s</w:t>
      </w:r>
      <w:r w:rsidRPr="00D622A1">
        <w:rPr>
          <w:rFonts w:ascii="Arial Narrow" w:eastAsia="MS Mincho" w:hAnsi="Arial Narrow" w:cs="Arial"/>
          <w:b/>
          <w:kern w:val="20"/>
          <w:lang w:eastAsia="en-US"/>
        </w:rPr>
        <w:t xml:space="preserve"> PARCEIRO</w:t>
      </w:r>
      <w:r w:rsidR="001574F9" w:rsidRPr="00D622A1">
        <w:rPr>
          <w:rFonts w:ascii="Arial Narrow" w:eastAsia="MS Mincho" w:hAnsi="Arial Narrow" w:cs="Arial"/>
          <w:b/>
          <w:kern w:val="20"/>
          <w:lang w:eastAsia="en-US"/>
        </w:rPr>
        <w:t>S</w:t>
      </w:r>
      <w:r w:rsidRPr="00D622A1">
        <w:rPr>
          <w:rFonts w:ascii="Arial Narrow" w:eastAsia="MS Mincho" w:hAnsi="Arial Narrow" w:cs="Arial"/>
          <w:b/>
          <w:kern w:val="20"/>
          <w:lang w:eastAsia="en-US"/>
        </w:rPr>
        <w:t xml:space="preserve"> OUTORGADO</w:t>
      </w:r>
      <w:r w:rsidR="001574F9" w:rsidRPr="00D622A1">
        <w:rPr>
          <w:rFonts w:ascii="Arial Narrow" w:eastAsia="MS Mincho" w:hAnsi="Arial Narrow" w:cs="Arial"/>
          <w:b/>
          <w:kern w:val="20"/>
          <w:lang w:eastAsia="en-US"/>
        </w:rPr>
        <w:t>S</w:t>
      </w:r>
      <w:r w:rsidRPr="00D622A1">
        <w:rPr>
          <w:rFonts w:ascii="Arial Narrow" w:eastAsia="MS Mincho" w:hAnsi="Arial Narrow" w:cs="Arial"/>
          <w:kern w:val="20"/>
          <w:lang w:eastAsia="en-US"/>
        </w:rPr>
        <w:t>.</w:t>
      </w:r>
    </w:p>
    <w:p w14:paraId="0F5CEBF0" w14:textId="77777777" w:rsidR="00F57694" w:rsidRPr="00D622A1" w:rsidRDefault="00F57694">
      <w:pPr>
        <w:spacing w:line="276" w:lineRule="auto"/>
        <w:jc w:val="both"/>
        <w:rPr>
          <w:rFonts w:ascii="Arial Narrow" w:eastAsia="Calibri" w:hAnsi="Arial Narrow" w:cs="Arial"/>
          <w:lang w:eastAsia="en-US"/>
        </w:rPr>
      </w:pPr>
    </w:p>
    <w:p w14:paraId="7AD41C51" w14:textId="77777777" w:rsidR="00A8423C" w:rsidRPr="00D622A1" w:rsidRDefault="00A8423C">
      <w:pPr>
        <w:spacing w:line="276" w:lineRule="auto"/>
        <w:jc w:val="center"/>
        <w:rPr>
          <w:rFonts w:ascii="Arial Narrow" w:eastAsia="Calibri" w:hAnsi="Arial Narrow" w:cs="Arial"/>
          <w:b/>
          <w:u w:val="single"/>
          <w:lang w:eastAsia="en-US"/>
        </w:rPr>
      </w:pPr>
      <w:r w:rsidRPr="00D622A1">
        <w:rPr>
          <w:rFonts w:ascii="Arial Narrow" w:eastAsia="Calibri" w:hAnsi="Arial Narrow" w:cs="Arial"/>
          <w:b/>
          <w:u w:val="single"/>
          <w:lang w:eastAsia="en-US"/>
        </w:rPr>
        <w:t xml:space="preserve">DO DIREITO DE PREFERÊNCIA NOS CASOS DE ALIENAÇÃO E/OU RENOVAÇÃO DA PARCERIA </w:t>
      </w:r>
    </w:p>
    <w:p w14:paraId="364F503A" w14:textId="50216EF4" w:rsidR="00A8423C" w:rsidRPr="00D622A1" w:rsidRDefault="00A8423C">
      <w:pPr>
        <w:spacing w:line="276" w:lineRule="auto"/>
        <w:ind w:right="-81"/>
        <w:jc w:val="both"/>
        <w:rPr>
          <w:rFonts w:ascii="Arial Narrow" w:hAnsi="Arial Narrow" w:cs="Arial"/>
          <w:lang w:val="x-none" w:eastAsia="x-none"/>
        </w:rPr>
      </w:pPr>
      <w:r w:rsidRPr="00D622A1">
        <w:rPr>
          <w:rFonts w:ascii="Arial Narrow" w:hAnsi="Arial Narrow" w:cs="Arial"/>
          <w:b/>
          <w:lang w:eastAsia="x-none"/>
        </w:rPr>
        <w:t xml:space="preserve">CLÁUSULA NONA: </w:t>
      </w:r>
      <w:r w:rsidR="00F1157F" w:rsidRPr="00D622A1">
        <w:rPr>
          <w:rFonts w:ascii="Arial Narrow" w:hAnsi="Arial Narrow" w:cs="Arial"/>
          <w:lang w:eastAsia="x-none"/>
        </w:rPr>
        <w:t>Nos termos do inciso IV do artigo 95 c/c o inciso VII do artigo 96, ambos da Lei 4.504/64, e</w:t>
      </w:r>
      <w:r w:rsidR="00F1157F" w:rsidRPr="00D622A1">
        <w:rPr>
          <w:rFonts w:ascii="Arial Narrow" w:hAnsi="Arial Narrow" w:cs="Arial"/>
          <w:lang w:val="x-none" w:eastAsia="x-none"/>
        </w:rPr>
        <w:t xml:space="preserve">m </w:t>
      </w:r>
      <w:r w:rsidRPr="00D622A1">
        <w:rPr>
          <w:rFonts w:ascii="Arial Narrow" w:hAnsi="Arial Narrow" w:cs="Arial"/>
          <w:lang w:val="x-none" w:eastAsia="x-none"/>
        </w:rPr>
        <w:t xml:space="preserve">igualdade de condições com terceiros, </w:t>
      </w:r>
      <w:r w:rsidRPr="00D622A1">
        <w:rPr>
          <w:rFonts w:ascii="Arial Narrow" w:hAnsi="Arial Narrow" w:cs="Arial"/>
          <w:lang w:eastAsia="x-none"/>
        </w:rPr>
        <w:t>o</w:t>
      </w:r>
      <w:r w:rsidR="001574F9" w:rsidRPr="00D622A1">
        <w:rPr>
          <w:rFonts w:ascii="Arial Narrow" w:hAnsi="Arial Narrow" w:cs="Arial"/>
          <w:lang w:eastAsia="x-none"/>
        </w:rPr>
        <w:t>s</w:t>
      </w:r>
      <w:r w:rsidRPr="00D622A1">
        <w:rPr>
          <w:rFonts w:ascii="Arial Narrow" w:hAnsi="Arial Narrow" w:cs="Arial"/>
          <w:lang w:eastAsia="x-none"/>
        </w:rPr>
        <w:t xml:space="preserve"> </w:t>
      </w:r>
      <w:r w:rsidRPr="00D622A1">
        <w:rPr>
          <w:rFonts w:ascii="Arial Narrow" w:hAnsi="Arial Narrow" w:cs="Arial"/>
          <w:b/>
          <w:lang w:val="x-none" w:eastAsia="x-none"/>
        </w:rPr>
        <w:t>PARCEIR</w:t>
      </w:r>
      <w:r w:rsidRPr="00D622A1">
        <w:rPr>
          <w:rFonts w:ascii="Arial Narrow" w:hAnsi="Arial Narrow" w:cs="Arial"/>
          <w:b/>
          <w:lang w:eastAsia="x-none"/>
        </w:rPr>
        <w:t>O</w:t>
      </w:r>
      <w:r w:rsidR="001574F9" w:rsidRPr="00D622A1">
        <w:rPr>
          <w:rFonts w:ascii="Arial Narrow" w:hAnsi="Arial Narrow" w:cs="Arial"/>
          <w:b/>
          <w:lang w:eastAsia="x-none"/>
        </w:rPr>
        <w:t>S</w:t>
      </w:r>
      <w:r w:rsidRPr="00D622A1">
        <w:rPr>
          <w:rFonts w:ascii="Arial Narrow" w:hAnsi="Arial Narrow" w:cs="Arial"/>
          <w:b/>
          <w:lang w:val="x-none" w:eastAsia="x-none"/>
        </w:rPr>
        <w:t xml:space="preserve"> OUTORGAD</w:t>
      </w:r>
      <w:r w:rsidRPr="00D622A1">
        <w:rPr>
          <w:rFonts w:ascii="Arial Narrow" w:hAnsi="Arial Narrow" w:cs="Arial"/>
          <w:b/>
          <w:lang w:eastAsia="x-none"/>
        </w:rPr>
        <w:t>O</w:t>
      </w:r>
      <w:r w:rsidR="001574F9" w:rsidRPr="00D622A1">
        <w:rPr>
          <w:rFonts w:ascii="Arial Narrow" w:hAnsi="Arial Narrow" w:cs="Arial"/>
          <w:b/>
          <w:lang w:eastAsia="x-none"/>
        </w:rPr>
        <w:t>S</w:t>
      </w:r>
      <w:r w:rsidRPr="00D622A1">
        <w:rPr>
          <w:rFonts w:ascii="Arial Narrow" w:hAnsi="Arial Narrow" w:cs="Arial"/>
          <w:lang w:val="x-none" w:eastAsia="x-none"/>
        </w:rPr>
        <w:t xml:space="preserve"> ter</w:t>
      </w:r>
      <w:r w:rsidR="001574F9" w:rsidRPr="00D622A1">
        <w:rPr>
          <w:rFonts w:ascii="Arial Narrow" w:hAnsi="Arial Narrow" w:cs="Arial"/>
          <w:lang w:eastAsia="x-none"/>
        </w:rPr>
        <w:t>ão</w:t>
      </w:r>
      <w:r w:rsidRPr="00D622A1">
        <w:rPr>
          <w:rFonts w:ascii="Arial Narrow" w:hAnsi="Arial Narrow" w:cs="Arial"/>
          <w:lang w:val="x-none" w:eastAsia="x-none"/>
        </w:rPr>
        <w:t xml:space="preserve"> preferência à renovação da parceria rural, devendo a </w:t>
      </w:r>
      <w:r w:rsidRPr="00D622A1">
        <w:rPr>
          <w:rFonts w:ascii="Arial Narrow" w:hAnsi="Arial Narrow" w:cs="Arial"/>
          <w:b/>
          <w:lang w:val="x-none" w:eastAsia="x-none"/>
        </w:rPr>
        <w:t>PARCEIRA OUTORGANTE</w:t>
      </w:r>
      <w:r w:rsidRPr="00D622A1">
        <w:rPr>
          <w:rFonts w:ascii="Arial Narrow" w:hAnsi="Arial Narrow" w:cs="Arial"/>
          <w:lang w:val="x-none" w:eastAsia="x-none"/>
        </w:rPr>
        <w:t xml:space="preserve"> até 06 (seis) meses antes do vencimento do prazo contratual ora estabelecido notificá-lo</w:t>
      </w:r>
      <w:r w:rsidR="00F1157F" w:rsidRPr="00D622A1">
        <w:rPr>
          <w:rFonts w:ascii="Arial Narrow" w:hAnsi="Arial Narrow" w:cs="Arial"/>
          <w:lang w:eastAsia="x-none"/>
        </w:rPr>
        <w:t>s</w:t>
      </w:r>
      <w:r w:rsidRPr="00D622A1">
        <w:rPr>
          <w:rFonts w:ascii="Arial Narrow" w:hAnsi="Arial Narrow" w:cs="Arial"/>
          <w:lang w:val="x-none" w:eastAsia="x-none"/>
        </w:rPr>
        <w:t xml:space="preserve"> dando-lhe</w:t>
      </w:r>
      <w:r w:rsidR="00F1157F" w:rsidRPr="00D622A1">
        <w:rPr>
          <w:rFonts w:ascii="Arial Narrow" w:hAnsi="Arial Narrow" w:cs="Arial"/>
          <w:lang w:eastAsia="x-none"/>
        </w:rPr>
        <w:t>s</w:t>
      </w:r>
      <w:r w:rsidRPr="00D622A1">
        <w:rPr>
          <w:rFonts w:ascii="Arial Narrow" w:hAnsi="Arial Narrow" w:cs="Arial"/>
          <w:lang w:val="x-none" w:eastAsia="x-none"/>
        </w:rPr>
        <w:t xml:space="preserve"> conhecimento das eventuais propostas recebidas, inclusive instruindo a respectiva notificação com cópia autêntica da proposta.</w:t>
      </w:r>
    </w:p>
    <w:p w14:paraId="1BC5A434" w14:textId="44A4AADD" w:rsidR="00A8423C" w:rsidRPr="00D622A1" w:rsidRDefault="00A8423C">
      <w:pPr>
        <w:spacing w:line="276" w:lineRule="auto"/>
        <w:jc w:val="both"/>
        <w:rPr>
          <w:rFonts w:ascii="Arial Narrow" w:hAnsi="Arial Narrow" w:cs="Arial"/>
          <w:lang w:val="x-none" w:eastAsia="x-none"/>
        </w:rPr>
      </w:pPr>
      <w:r w:rsidRPr="50589495">
        <w:rPr>
          <w:rFonts w:ascii="Arial Narrow" w:hAnsi="Arial Narrow" w:cs="Arial"/>
          <w:b/>
          <w:bCs/>
        </w:rPr>
        <w:t xml:space="preserve">Parágrafo Primeiro: </w:t>
      </w:r>
      <w:r w:rsidRPr="50589495">
        <w:rPr>
          <w:rFonts w:ascii="Arial Narrow" w:hAnsi="Arial Narrow" w:cs="Arial"/>
        </w:rPr>
        <w:t>Conforme previsto no artigo 95, inciso V, da Lei 4.504/1</w:t>
      </w:r>
      <w:r w:rsidR="00626D65" w:rsidRPr="50589495">
        <w:rPr>
          <w:rFonts w:ascii="Arial Narrow" w:hAnsi="Arial Narrow" w:cs="Arial"/>
        </w:rPr>
        <w:t>.</w:t>
      </w:r>
      <w:r w:rsidRPr="50589495">
        <w:rPr>
          <w:rFonts w:ascii="Arial Narrow" w:hAnsi="Arial Narrow" w:cs="Arial"/>
        </w:rPr>
        <w:t>964</w:t>
      </w:r>
      <w:r w:rsidR="00822FE0" w:rsidRPr="50589495">
        <w:rPr>
          <w:rFonts w:ascii="Arial Narrow" w:hAnsi="Arial Narrow" w:cs="Arial"/>
        </w:rPr>
        <w:t xml:space="preserve"> c/c art. 96, VII</w:t>
      </w:r>
      <w:r w:rsidR="00090597" w:rsidRPr="50589495">
        <w:rPr>
          <w:rFonts w:ascii="Arial Narrow" w:hAnsi="Arial Narrow" w:cs="Arial"/>
        </w:rPr>
        <w:t>,</w:t>
      </w:r>
      <w:r w:rsidR="00822FE0" w:rsidRPr="50589495">
        <w:rPr>
          <w:rFonts w:ascii="Arial Narrow" w:hAnsi="Arial Narrow" w:cs="Arial"/>
        </w:rPr>
        <w:t xml:space="preserve"> da mesma legislação</w:t>
      </w:r>
      <w:r w:rsidRPr="50589495">
        <w:rPr>
          <w:rFonts w:ascii="Arial Narrow" w:hAnsi="Arial Narrow" w:cs="Arial"/>
        </w:rPr>
        <w:t xml:space="preserve">, os direitos assegurados neste artigo não prevalecerão se, até o prazo de 06 (seis) meses antes do vencimento do contrato, a </w:t>
      </w:r>
      <w:r w:rsidRPr="50589495">
        <w:rPr>
          <w:rFonts w:ascii="Arial Narrow" w:hAnsi="Arial Narrow" w:cs="Arial"/>
          <w:b/>
          <w:bCs/>
        </w:rPr>
        <w:t>PARCEIRA OUTORGANTE</w:t>
      </w:r>
      <w:r w:rsidRPr="50589495">
        <w:rPr>
          <w:rFonts w:ascii="Arial Narrow" w:hAnsi="Arial Narrow" w:cs="Arial"/>
        </w:rPr>
        <w:t xml:space="preserve"> declarar através de notificação escrita ao</w:t>
      </w:r>
      <w:r w:rsidR="001574F9" w:rsidRPr="50589495">
        <w:rPr>
          <w:rFonts w:ascii="Arial Narrow" w:hAnsi="Arial Narrow" w:cs="Arial"/>
        </w:rPr>
        <w:t>s</w:t>
      </w:r>
      <w:r w:rsidRPr="50589495">
        <w:rPr>
          <w:rFonts w:ascii="Arial Narrow" w:hAnsi="Arial Narrow" w:cs="Arial"/>
        </w:rPr>
        <w:t xml:space="preserve"> </w:t>
      </w:r>
      <w:r w:rsidRPr="50589495">
        <w:rPr>
          <w:rFonts w:ascii="Arial Narrow" w:hAnsi="Arial Narrow" w:cs="Arial"/>
          <w:b/>
          <w:bCs/>
        </w:rPr>
        <w:t>PARCEIRO</w:t>
      </w:r>
      <w:r w:rsidR="001574F9" w:rsidRPr="50589495">
        <w:rPr>
          <w:rFonts w:ascii="Arial Narrow" w:hAnsi="Arial Narrow" w:cs="Arial"/>
          <w:b/>
          <w:bCs/>
        </w:rPr>
        <w:t>S</w:t>
      </w:r>
      <w:r w:rsidRPr="50589495">
        <w:rPr>
          <w:rFonts w:ascii="Arial Narrow" w:hAnsi="Arial Narrow" w:cs="Arial"/>
          <w:b/>
          <w:bCs/>
        </w:rPr>
        <w:t xml:space="preserve"> OUTORGADO</w:t>
      </w:r>
      <w:r w:rsidR="001574F9" w:rsidRPr="50589495">
        <w:rPr>
          <w:rFonts w:ascii="Arial Narrow" w:hAnsi="Arial Narrow" w:cs="Arial"/>
          <w:b/>
          <w:bCs/>
        </w:rPr>
        <w:t>S</w:t>
      </w:r>
      <w:r w:rsidRPr="50589495">
        <w:rPr>
          <w:rFonts w:ascii="Arial Narrow" w:hAnsi="Arial Narrow" w:cs="Arial"/>
          <w:b/>
          <w:bCs/>
        </w:rPr>
        <w:t xml:space="preserve"> </w:t>
      </w:r>
      <w:r w:rsidRPr="50589495">
        <w:rPr>
          <w:rFonts w:ascii="Arial Narrow" w:hAnsi="Arial Narrow" w:cs="Arial"/>
        </w:rPr>
        <w:t>que deseja</w:t>
      </w:r>
      <w:r w:rsidR="001574F9" w:rsidRPr="50589495">
        <w:rPr>
          <w:rFonts w:ascii="Arial Narrow" w:hAnsi="Arial Narrow" w:cs="Arial"/>
        </w:rPr>
        <w:t>m</w:t>
      </w:r>
      <w:r w:rsidRPr="50589495">
        <w:rPr>
          <w:rFonts w:ascii="Arial Narrow" w:hAnsi="Arial Narrow" w:cs="Arial"/>
        </w:rPr>
        <w:t xml:space="preserve"> retomar os imóveis para explorá-los diretamente.</w:t>
      </w:r>
    </w:p>
    <w:p w14:paraId="08391E49" w14:textId="77777777" w:rsidR="00A8423C" w:rsidRPr="00D622A1" w:rsidRDefault="00A8423C">
      <w:pPr>
        <w:spacing w:line="276" w:lineRule="auto"/>
        <w:ind w:right="-81"/>
        <w:jc w:val="both"/>
        <w:rPr>
          <w:rFonts w:ascii="Arial Narrow" w:hAnsi="Arial Narrow" w:cs="Arial"/>
          <w:lang w:val="x-none" w:eastAsia="x-none"/>
        </w:rPr>
      </w:pPr>
      <w:r w:rsidRPr="00D622A1">
        <w:rPr>
          <w:rFonts w:ascii="Arial Narrow" w:hAnsi="Arial Narrow" w:cs="Arial"/>
          <w:b/>
          <w:lang w:val="x-none" w:eastAsia="x-none"/>
        </w:rPr>
        <w:t xml:space="preserve">Parágrafo Segundo: </w:t>
      </w:r>
      <w:r w:rsidRPr="00D622A1">
        <w:rPr>
          <w:rFonts w:ascii="Arial Narrow" w:hAnsi="Arial Narrow" w:cs="Arial"/>
          <w:lang w:val="x-none" w:eastAsia="x-none"/>
        </w:rPr>
        <w:t xml:space="preserve">No caso de pretensão de alienação das áreas ou parte das áreas objeto deste instrumento, a </w:t>
      </w:r>
      <w:r w:rsidRPr="00D622A1">
        <w:rPr>
          <w:rFonts w:ascii="Arial Narrow" w:hAnsi="Arial Narrow" w:cs="Arial"/>
          <w:b/>
          <w:bCs/>
          <w:lang w:val="x-none" w:eastAsia="x-none"/>
        </w:rPr>
        <w:t>PARCEIRA OUTORGANTE</w:t>
      </w:r>
      <w:r w:rsidRPr="00D622A1">
        <w:rPr>
          <w:rFonts w:ascii="Arial Narrow" w:hAnsi="Arial Narrow" w:cs="Arial"/>
          <w:lang w:val="x-none" w:eastAsia="x-none"/>
        </w:rPr>
        <w:t xml:space="preserve"> se obriga a dar conhecimento da venda </w:t>
      </w:r>
      <w:r w:rsidRPr="00D622A1">
        <w:rPr>
          <w:rFonts w:ascii="Arial Narrow" w:hAnsi="Arial Narrow" w:cs="Arial"/>
          <w:lang w:eastAsia="x-none"/>
        </w:rPr>
        <w:t>ao</w:t>
      </w:r>
      <w:r w:rsidR="001574F9" w:rsidRPr="00D622A1">
        <w:rPr>
          <w:rFonts w:ascii="Arial Narrow" w:hAnsi="Arial Narrow" w:cs="Arial"/>
          <w:lang w:eastAsia="x-none"/>
        </w:rPr>
        <w:t>s</w:t>
      </w:r>
      <w:r w:rsidRPr="00D622A1">
        <w:rPr>
          <w:rFonts w:ascii="Arial Narrow" w:hAnsi="Arial Narrow" w:cs="Arial"/>
          <w:lang w:eastAsia="x-none"/>
        </w:rPr>
        <w:t xml:space="preserve"> </w:t>
      </w:r>
      <w:r w:rsidRPr="00D622A1">
        <w:rPr>
          <w:rFonts w:ascii="Arial Narrow" w:hAnsi="Arial Narrow" w:cs="Arial"/>
          <w:b/>
          <w:lang w:val="x-none" w:eastAsia="x-none"/>
        </w:rPr>
        <w:t>PARCEIR</w:t>
      </w:r>
      <w:r w:rsidRPr="00D622A1">
        <w:rPr>
          <w:rFonts w:ascii="Arial Narrow" w:hAnsi="Arial Narrow" w:cs="Arial"/>
          <w:b/>
          <w:lang w:eastAsia="x-none"/>
        </w:rPr>
        <w:t>O</w:t>
      </w:r>
      <w:r w:rsidR="001574F9" w:rsidRPr="00D622A1">
        <w:rPr>
          <w:rFonts w:ascii="Arial Narrow" w:hAnsi="Arial Narrow" w:cs="Arial"/>
          <w:b/>
          <w:lang w:eastAsia="x-none"/>
        </w:rPr>
        <w:t>S</w:t>
      </w:r>
      <w:r w:rsidRPr="00D622A1">
        <w:rPr>
          <w:rFonts w:ascii="Arial Narrow" w:hAnsi="Arial Narrow" w:cs="Arial"/>
          <w:b/>
          <w:lang w:val="x-none" w:eastAsia="x-none"/>
        </w:rPr>
        <w:t xml:space="preserve"> OUTORGAD</w:t>
      </w:r>
      <w:r w:rsidRPr="00D622A1">
        <w:rPr>
          <w:rFonts w:ascii="Arial Narrow" w:hAnsi="Arial Narrow" w:cs="Arial"/>
          <w:b/>
          <w:lang w:eastAsia="x-none"/>
        </w:rPr>
        <w:t>O</w:t>
      </w:r>
      <w:r w:rsidR="001574F9" w:rsidRPr="00D622A1">
        <w:rPr>
          <w:rFonts w:ascii="Arial Narrow" w:hAnsi="Arial Narrow" w:cs="Arial"/>
          <w:b/>
          <w:lang w:eastAsia="x-none"/>
        </w:rPr>
        <w:t>S</w:t>
      </w:r>
      <w:r w:rsidRPr="00D622A1">
        <w:rPr>
          <w:rFonts w:ascii="Arial Narrow" w:hAnsi="Arial Narrow" w:cs="Arial"/>
          <w:b/>
          <w:lang w:eastAsia="x-none"/>
        </w:rPr>
        <w:t xml:space="preserve"> </w:t>
      </w:r>
      <w:r w:rsidRPr="00D622A1">
        <w:rPr>
          <w:rFonts w:ascii="Arial Narrow" w:hAnsi="Arial Narrow" w:cs="Arial"/>
          <w:lang w:eastAsia="x-none"/>
        </w:rPr>
        <w:t xml:space="preserve">a </w:t>
      </w:r>
      <w:r w:rsidRPr="00D622A1">
        <w:rPr>
          <w:rFonts w:ascii="Arial Narrow" w:hAnsi="Arial Narrow" w:cs="Arial"/>
          <w:lang w:val="x-none" w:eastAsia="x-none"/>
        </w:rPr>
        <w:t xml:space="preserve">fim de que </w:t>
      </w:r>
      <w:r w:rsidRPr="00D622A1">
        <w:rPr>
          <w:rFonts w:ascii="Arial Narrow" w:hAnsi="Arial Narrow" w:cs="Arial"/>
          <w:lang w:eastAsia="x-none"/>
        </w:rPr>
        <w:t>este</w:t>
      </w:r>
      <w:r w:rsidR="001574F9" w:rsidRPr="00D622A1">
        <w:rPr>
          <w:rFonts w:ascii="Arial Narrow" w:hAnsi="Arial Narrow" w:cs="Arial"/>
          <w:lang w:eastAsia="x-none"/>
        </w:rPr>
        <w:t>s</w:t>
      </w:r>
      <w:r w:rsidRPr="00D622A1">
        <w:rPr>
          <w:rFonts w:ascii="Arial Narrow" w:hAnsi="Arial Narrow" w:cs="Arial"/>
          <w:lang w:eastAsia="x-none"/>
        </w:rPr>
        <w:t xml:space="preserve"> </w:t>
      </w:r>
      <w:r w:rsidRPr="00D622A1">
        <w:rPr>
          <w:rFonts w:ascii="Arial Narrow" w:hAnsi="Arial Narrow" w:cs="Arial"/>
          <w:lang w:val="x-none" w:eastAsia="x-none"/>
        </w:rPr>
        <w:t>possa</w:t>
      </w:r>
      <w:r w:rsidR="001574F9" w:rsidRPr="00D622A1">
        <w:rPr>
          <w:rFonts w:ascii="Arial Narrow" w:hAnsi="Arial Narrow" w:cs="Arial"/>
          <w:lang w:eastAsia="x-none"/>
        </w:rPr>
        <w:t>m</w:t>
      </w:r>
      <w:r w:rsidRPr="00D622A1">
        <w:rPr>
          <w:rFonts w:ascii="Arial Narrow" w:hAnsi="Arial Narrow" w:cs="Arial"/>
          <w:lang w:val="x-none" w:eastAsia="x-none"/>
        </w:rPr>
        <w:t xml:space="preserve">, </w:t>
      </w:r>
      <w:r w:rsidRPr="00D622A1">
        <w:rPr>
          <w:rFonts w:ascii="Arial Narrow" w:hAnsi="Arial Narrow" w:cs="Arial"/>
          <w:lang w:eastAsia="x-none"/>
        </w:rPr>
        <w:t>no</w:t>
      </w:r>
      <w:r w:rsidRPr="00D622A1">
        <w:rPr>
          <w:rFonts w:ascii="Arial Narrow" w:hAnsi="Arial Narrow" w:cs="Arial"/>
          <w:lang w:val="x-none" w:eastAsia="x-none"/>
        </w:rPr>
        <w:t xml:space="preserve"> prazo de 30 (trinta) dias, exercer</w:t>
      </w:r>
      <w:r w:rsidR="001574F9" w:rsidRPr="00D622A1">
        <w:rPr>
          <w:rFonts w:ascii="Arial Narrow" w:hAnsi="Arial Narrow" w:cs="Arial"/>
          <w:lang w:eastAsia="x-none"/>
        </w:rPr>
        <w:t>em</w:t>
      </w:r>
      <w:r w:rsidRPr="00D622A1">
        <w:rPr>
          <w:rFonts w:ascii="Arial Narrow" w:hAnsi="Arial Narrow" w:cs="Arial"/>
          <w:lang w:val="x-none" w:eastAsia="x-none"/>
        </w:rPr>
        <w:t xml:space="preserve"> </w:t>
      </w:r>
      <w:r w:rsidRPr="00D622A1">
        <w:rPr>
          <w:rFonts w:ascii="Arial Narrow" w:hAnsi="Arial Narrow" w:cs="Arial"/>
          <w:lang w:eastAsia="x-none"/>
        </w:rPr>
        <w:t xml:space="preserve">o </w:t>
      </w:r>
      <w:r w:rsidRPr="00D622A1">
        <w:rPr>
          <w:rFonts w:ascii="Arial Narrow" w:hAnsi="Arial Narrow" w:cs="Arial"/>
          <w:lang w:val="x-none" w:eastAsia="x-none"/>
        </w:rPr>
        <w:t>direito de preferência.</w:t>
      </w:r>
    </w:p>
    <w:p w14:paraId="124B7D43" w14:textId="13B06CE7" w:rsidR="00A8423C" w:rsidRPr="00D622A1" w:rsidRDefault="00A8423C">
      <w:pPr>
        <w:spacing w:line="276" w:lineRule="auto"/>
        <w:ind w:right="-81"/>
        <w:jc w:val="both"/>
        <w:rPr>
          <w:rFonts w:ascii="Arial Narrow" w:hAnsi="Arial Narrow" w:cs="Arial"/>
          <w:lang w:val="x-none" w:eastAsia="x-none"/>
        </w:rPr>
      </w:pPr>
      <w:r w:rsidRPr="50589495">
        <w:rPr>
          <w:rFonts w:ascii="Arial Narrow" w:hAnsi="Arial Narrow" w:cs="Arial"/>
          <w:b/>
          <w:bCs/>
        </w:rPr>
        <w:lastRenderedPageBreak/>
        <w:t xml:space="preserve">Parágrafo Terceiro:  </w:t>
      </w:r>
      <w:r w:rsidRPr="50589495">
        <w:rPr>
          <w:rFonts w:ascii="Arial Narrow" w:hAnsi="Arial Narrow" w:cs="Arial"/>
        </w:rPr>
        <w:t>A alienação ou ainda a imposição de ônus reais sobre os imóveis objetos de exploração da presente parceria não interromperá a vigência deste instrumento.</w:t>
      </w:r>
    </w:p>
    <w:p w14:paraId="724EA405" w14:textId="77777777" w:rsidR="005900FE" w:rsidRPr="00D622A1" w:rsidRDefault="005900FE">
      <w:pPr>
        <w:spacing w:line="276" w:lineRule="auto"/>
        <w:ind w:right="-81"/>
        <w:jc w:val="both"/>
        <w:rPr>
          <w:rFonts w:ascii="Arial Narrow" w:hAnsi="Arial Narrow" w:cs="Arial"/>
          <w:lang w:val="x-none" w:eastAsia="x-none"/>
        </w:rPr>
      </w:pPr>
    </w:p>
    <w:p w14:paraId="2D83D7AD" w14:textId="77777777" w:rsidR="00A8423C" w:rsidRPr="00D622A1" w:rsidRDefault="00A8423C">
      <w:pPr>
        <w:spacing w:line="276" w:lineRule="auto"/>
        <w:jc w:val="center"/>
        <w:rPr>
          <w:rFonts w:ascii="Arial Narrow" w:eastAsia="Calibri" w:hAnsi="Arial Narrow" w:cs="Arial"/>
          <w:b/>
          <w:u w:val="single"/>
          <w:lang w:eastAsia="en-US"/>
        </w:rPr>
      </w:pPr>
      <w:r w:rsidRPr="00D622A1">
        <w:rPr>
          <w:rFonts w:ascii="Arial Narrow" w:eastAsia="Calibri" w:hAnsi="Arial Narrow" w:cs="Arial"/>
          <w:b/>
          <w:u w:val="single"/>
          <w:lang w:eastAsia="en-US"/>
        </w:rPr>
        <w:t>DA FUNÇÃO SOCIAL E DA DEVOLUÇÃO DOS BENS CEDIDOS EM PARCERIA</w:t>
      </w:r>
    </w:p>
    <w:p w14:paraId="35F5E330" w14:textId="77777777" w:rsidR="00A8423C" w:rsidRPr="00D622A1" w:rsidRDefault="00A8423C">
      <w:pPr>
        <w:spacing w:line="276" w:lineRule="auto"/>
        <w:jc w:val="both"/>
        <w:rPr>
          <w:rFonts w:ascii="Arial Narrow" w:eastAsia="Calibri" w:hAnsi="Arial Narrow" w:cs="Arial"/>
          <w:lang w:eastAsia="en-US"/>
        </w:rPr>
      </w:pPr>
      <w:r w:rsidRPr="00D622A1">
        <w:rPr>
          <w:rFonts w:ascii="Arial Narrow" w:eastAsia="Calibri" w:hAnsi="Arial Narrow" w:cs="Arial"/>
          <w:b/>
          <w:lang w:eastAsia="en-US"/>
        </w:rPr>
        <w:t>CLÁUSULA DÉCIMA:</w:t>
      </w:r>
      <w:r w:rsidRPr="00D622A1">
        <w:rPr>
          <w:rFonts w:ascii="Arial Narrow" w:eastAsia="Calibri" w:hAnsi="Arial Narrow" w:cs="Arial"/>
          <w:lang w:eastAsia="en-US"/>
        </w:rPr>
        <w:t xml:space="preserve"> Os bens objeto da presente parceria serão devolvidos conforme entregues ao</w:t>
      </w:r>
      <w:r w:rsidR="001574F9" w:rsidRPr="00D622A1">
        <w:rPr>
          <w:rFonts w:ascii="Arial Narrow" w:eastAsia="Calibri" w:hAnsi="Arial Narrow" w:cs="Arial"/>
          <w:lang w:eastAsia="en-US"/>
        </w:rPr>
        <w:t>s</w:t>
      </w:r>
      <w:r w:rsidRPr="00D622A1">
        <w:rPr>
          <w:rFonts w:ascii="Arial Narrow" w:eastAsia="Calibri" w:hAnsi="Arial Narrow" w:cs="Arial"/>
          <w:lang w:eastAsia="en-US"/>
        </w:rPr>
        <w:t xml:space="preserve"> </w:t>
      </w:r>
      <w:r w:rsidRPr="00D622A1">
        <w:rPr>
          <w:rFonts w:ascii="Arial Narrow" w:eastAsia="Calibri" w:hAnsi="Arial Narrow" w:cs="Arial"/>
          <w:b/>
          <w:lang w:eastAsia="en-US"/>
        </w:rPr>
        <w:t>PARCEIRO</w:t>
      </w:r>
      <w:r w:rsidR="001574F9" w:rsidRPr="00D622A1">
        <w:rPr>
          <w:rFonts w:ascii="Arial Narrow" w:eastAsia="Calibri" w:hAnsi="Arial Narrow" w:cs="Arial"/>
          <w:b/>
          <w:lang w:eastAsia="en-US"/>
        </w:rPr>
        <w:t>S</w:t>
      </w:r>
      <w:r w:rsidRPr="00D622A1">
        <w:rPr>
          <w:rFonts w:ascii="Arial Narrow" w:eastAsia="Calibri" w:hAnsi="Arial Narrow" w:cs="Arial"/>
          <w:b/>
          <w:lang w:eastAsia="en-US"/>
        </w:rPr>
        <w:t xml:space="preserve"> OUTORGADO</w:t>
      </w:r>
      <w:r w:rsidR="001574F9" w:rsidRPr="00D622A1">
        <w:rPr>
          <w:rFonts w:ascii="Arial Narrow" w:eastAsia="Calibri" w:hAnsi="Arial Narrow" w:cs="Arial"/>
          <w:b/>
          <w:lang w:eastAsia="en-US"/>
        </w:rPr>
        <w:t>S</w:t>
      </w:r>
      <w:r w:rsidRPr="00D622A1">
        <w:rPr>
          <w:rFonts w:ascii="Arial Narrow" w:eastAsia="Calibri" w:hAnsi="Arial Narrow" w:cs="Arial"/>
          <w:lang w:eastAsia="en-US"/>
        </w:rPr>
        <w:t>, sem quaisquer modificações, salvo as deteriorações decorrentes do seu uso normal.</w:t>
      </w:r>
    </w:p>
    <w:p w14:paraId="2E7032C4" w14:textId="12C4011C" w:rsidR="00A8423C" w:rsidRPr="00D622A1" w:rsidRDefault="00090597" w:rsidP="50589495">
      <w:pPr>
        <w:spacing w:line="276" w:lineRule="auto"/>
        <w:ind w:right="-81"/>
        <w:jc w:val="both"/>
        <w:rPr>
          <w:rFonts w:ascii="Arial Narrow" w:eastAsia="Calibri" w:hAnsi="Arial Narrow" w:cs="Arial"/>
          <w:b/>
          <w:bCs/>
          <w:lang w:eastAsia="en-US"/>
        </w:rPr>
      </w:pPr>
      <w:r w:rsidRPr="50589495">
        <w:rPr>
          <w:rFonts w:ascii="Arial Narrow" w:eastAsia="Calibri" w:hAnsi="Arial Narrow" w:cs="Arial"/>
          <w:b/>
          <w:bCs/>
          <w:lang w:eastAsia="en-US"/>
        </w:rPr>
        <w:t xml:space="preserve">Parágrafo Primeiro: </w:t>
      </w:r>
      <w:r w:rsidR="000C613F" w:rsidRPr="50589495">
        <w:rPr>
          <w:rFonts w:ascii="Arial Narrow" w:eastAsia="Calibri" w:hAnsi="Arial Narrow" w:cs="Arial"/>
          <w:lang w:eastAsia="en-US"/>
        </w:rPr>
        <w:t>Competir</w:t>
      </w:r>
      <w:r w:rsidR="00626D65" w:rsidRPr="50589495">
        <w:rPr>
          <w:rFonts w:ascii="Arial Narrow" w:eastAsia="Calibri" w:hAnsi="Arial Narrow" w:cs="Arial"/>
          <w:lang w:eastAsia="en-US"/>
        </w:rPr>
        <w:t>ão</w:t>
      </w:r>
      <w:r w:rsidR="000C613F" w:rsidRPr="50589495">
        <w:rPr>
          <w:rFonts w:ascii="Arial Narrow" w:eastAsia="Calibri" w:hAnsi="Arial Narrow" w:cs="Arial"/>
          <w:lang w:eastAsia="en-US"/>
        </w:rPr>
        <w:t xml:space="preserve"> aos </w:t>
      </w:r>
      <w:r w:rsidR="000C613F" w:rsidRPr="50589495">
        <w:rPr>
          <w:rFonts w:ascii="Arial Narrow" w:eastAsia="Calibri" w:hAnsi="Arial Narrow" w:cs="Arial"/>
          <w:b/>
          <w:bCs/>
          <w:lang w:eastAsia="en-US"/>
        </w:rPr>
        <w:t>PARCEIROS OUTORGADOS</w:t>
      </w:r>
      <w:r w:rsidR="000C613F" w:rsidRPr="50589495">
        <w:rPr>
          <w:rFonts w:ascii="Arial Narrow" w:eastAsia="Calibri" w:hAnsi="Arial Narrow" w:cs="Arial"/>
          <w:lang w:eastAsia="en-US"/>
        </w:rPr>
        <w:t xml:space="preserve"> suportar as despesas decorrentes da manutenção das benfeitorias existentes nesta data edificadas sobre os imóveis até a efetiva devolução dos imóveis à </w:t>
      </w:r>
      <w:r w:rsidR="000C613F" w:rsidRPr="50589495">
        <w:rPr>
          <w:rFonts w:ascii="Arial Narrow" w:eastAsia="Calibri" w:hAnsi="Arial Narrow" w:cs="Arial"/>
          <w:b/>
          <w:bCs/>
          <w:lang w:eastAsia="en-US"/>
        </w:rPr>
        <w:t>PARCEIRA OUTORGANTE.</w:t>
      </w:r>
    </w:p>
    <w:p w14:paraId="15775B4D" w14:textId="449FFEEB" w:rsidR="000C613F" w:rsidRPr="00D622A1" w:rsidRDefault="000C613F">
      <w:pPr>
        <w:spacing w:line="276" w:lineRule="auto"/>
        <w:ind w:right="-81"/>
        <w:jc w:val="both"/>
        <w:rPr>
          <w:rFonts w:ascii="Arial Narrow" w:eastAsia="Calibri" w:hAnsi="Arial Narrow" w:cs="Arial"/>
          <w:lang w:eastAsia="en-US"/>
        </w:rPr>
      </w:pPr>
      <w:r w:rsidRPr="50589495">
        <w:rPr>
          <w:rFonts w:ascii="Arial Narrow" w:eastAsia="Calibri" w:hAnsi="Arial Narrow" w:cs="Arial"/>
          <w:b/>
          <w:bCs/>
          <w:highlight w:val="yellow"/>
          <w:lang w:eastAsia="en-US"/>
        </w:rPr>
        <w:t xml:space="preserve">Parágrafo Segundo: </w:t>
      </w:r>
      <w:r w:rsidRPr="50589495">
        <w:rPr>
          <w:rFonts w:ascii="Arial Narrow" w:eastAsia="Calibri" w:hAnsi="Arial Narrow" w:cs="Arial"/>
          <w:highlight w:val="yellow"/>
          <w:lang w:eastAsia="en-US"/>
        </w:rPr>
        <w:t xml:space="preserve">Todas as benfeitorias realizadas pelos </w:t>
      </w:r>
      <w:r w:rsidRPr="50589495">
        <w:rPr>
          <w:rFonts w:ascii="Arial Narrow" w:eastAsia="Calibri" w:hAnsi="Arial Narrow" w:cs="Arial"/>
          <w:b/>
          <w:bCs/>
          <w:highlight w:val="yellow"/>
          <w:lang w:eastAsia="en-US"/>
        </w:rPr>
        <w:t>PARCEIROS OUTORGADOS</w:t>
      </w:r>
      <w:r w:rsidRPr="50589495">
        <w:rPr>
          <w:rFonts w:ascii="Arial Narrow" w:eastAsia="Calibri" w:hAnsi="Arial Narrow" w:cs="Arial"/>
          <w:highlight w:val="yellow"/>
          <w:lang w:eastAsia="en-US"/>
        </w:rPr>
        <w:t xml:space="preserve">, sejam elas </w:t>
      </w:r>
      <w:r w:rsidR="00626D65" w:rsidRPr="50589495">
        <w:rPr>
          <w:rFonts w:ascii="Arial Narrow" w:eastAsia="Calibri" w:hAnsi="Arial Narrow" w:cs="Arial"/>
          <w:highlight w:val="yellow"/>
          <w:lang w:eastAsia="en-US"/>
        </w:rPr>
        <w:t xml:space="preserve">úteis </w:t>
      </w:r>
      <w:r w:rsidRPr="50589495">
        <w:rPr>
          <w:rFonts w:ascii="Arial Narrow" w:eastAsia="Calibri" w:hAnsi="Arial Narrow" w:cs="Arial"/>
          <w:highlight w:val="yellow"/>
          <w:lang w:eastAsia="en-US"/>
        </w:rPr>
        <w:t xml:space="preserve">ou voluptuárias, serão incorporadas aos imóveis, </w:t>
      </w:r>
      <w:r w:rsidRPr="50589495">
        <w:rPr>
          <w:rFonts w:ascii="Arial Narrow" w:eastAsia="Calibri" w:hAnsi="Arial Narrow" w:cs="Arial"/>
          <w:b/>
          <w:bCs/>
          <w:highlight w:val="yellow"/>
          <w:u w:val="single"/>
          <w:lang w:eastAsia="en-US"/>
        </w:rPr>
        <w:t>não</w:t>
      </w:r>
      <w:r w:rsidRPr="50589495">
        <w:rPr>
          <w:rFonts w:ascii="Arial Narrow" w:eastAsia="Calibri" w:hAnsi="Arial Narrow" w:cs="Arial"/>
          <w:highlight w:val="yellow"/>
          <w:lang w:eastAsia="en-US"/>
        </w:rPr>
        <w:t xml:space="preserve"> incidindo sobre elas qualquer tipo de indenização</w:t>
      </w:r>
      <w:r w:rsidRPr="50589495">
        <w:rPr>
          <w:rFonts w:ascii="Arial Narrow" w:eastAsia="Calibri" w:hAnsi="Arial Narrow" w:cs="Arial"/>
          <w:lang w:eastAsia="en-US"/>
        </w:rPr>
        <w:t>.</w:t>
      </w:r>
    </w:p>
    <w:p w14:paraId="265A97E0" w14:textId="2FD8D2E5" w:rsidR="000C613F" w:rsidRPr="00D622A1" w:rsidRDefault="000C613F">
      <w:pPr>
        <w:spacing w:line="276" w:lineRule="auto"/>
        <w:ind w:right="-81"/>
        <w:jc w:val="both"/>
        <w:rPr>
          <w:rFonts w:ascii="Arial Narrow" w:eastAsia="Calibri" w:hAnsi="Arial Narrow" w:cs="Arial"/>
          <w:lang w:eastAsia="en-US"/>
        </w:rPr>
      </w:pPr>
      <w:r w:rsidRPr="00D622A1">
        <w:rPr>
          <w:rFonts w:ascii="Arial Narrow" w:eastAsia="Calibri" w:hAnsi="Arial Narrow" w:cs="Arial"/>
          <w:b/>
          <w:lang w:eastAsia="en-US"/>
        </w:rPr>
        <w:t>Parágrafo Terceiro:</w:t>
      </w:r>
      <w:r w:rsidRPr="00D622A1">
        <w:rPr>
          <w:rFonts w:ascii="Arial Narrow" w:eastAsia="Calibri" w:hAnsi="Arial Narrow" w:cs="Arial"/>
          <w:lang w:eastAsia="en-US"/>
        </w:rPr>
        <w:t xml:space="preserve"> Os </w:t>
      </w:r>
      <w:r w:rsidRPr="00D622A1">
        <w:rPr>
          <w:rFonts w:ascii="Arial Narrow" w:eastAsia="Calibri" w:hAnsi="Arial Narrow" w:cs="Arial"/>
          <w:b/>
          <w:lang w:eastAsia="en-US"/>
        </w:rPr>
        <w:t>PARCEIROS OUTORGADOS</w:t>
      </w:r>
      <w:r w:rsidRPr="00D622A1">
        <w:rPr>
          <w:rFonts w:ascii="Arial Narrow" w:eastAsia="Calibri" w:hAnsi="Arial Narrow" w:cs="Arial"/>
          <w:lang w:eastAsia="en-US"/>
        </w:rPr>
        <w:t xml:space="preserve"> se obrigam a cumprir, na posse da terra a sua função social e o bem estar coletivo de acordo com os direitos e deveres estabelecidos em lei e nos limites estabelecidos no presente instrumento.</w:t>
      </w:r>
    </w:p>
    <w:p w14:paraId="21585F13" w14:textId="77777777" w:rsidR="00B03263" w:rsidRPr="00D622A1" w:rsidRDefault="00B03263">
      <w:pPr>
        <w:spacing w:line="276" w:lineRule="auto"/>
        <w:jc w:val="center"/>
        <w:rPr>
          <w:rFonts w:ascii="Arial Narrow" w:eastAsia="Calibri" w:hAnsi="Arial Narrow" w:cs="Arial"/>
          <w:b/>
          <w:u w:val="single"/>
          <w:lang w:eastAsia="en-US"/>
        </w:rPr>
      </w:pPr>
    </w:p>
    <w:p w14:paraId="56442C86" w14:textId="77777777" w:rsidR="00A8423C" w:rsidRPr="00D622A1" w:rsidRDefault="00A8423C">
      <w:pPr>
        <w:spacing w:line="276" w:lineRule="auto"/>
        <w:jc w:val="center"/>
        <w:rPr>
          <w:rFonts w:ascii="Arial Narrow" w:eastAsia="Calibri" w:hAnsi="Arial Narrow" w:cs="Arial"/>
          <w:b/>
          <w:u w:val="single"/>
          <w:lang w:eastAsia="en-US"/>
        </w:rPr>
      </w:pPr>
      <w:r w:rsidRPr="00D622A1">
        <w:rPr>
          <w:rFonts w:ascii="Arial Narrow" w:eastAsia="Calibri" w:hAnsi="Arial Narrow" w:cs="Arial"/>
          <w:b/>
          <w:u w:val="single"/>
          <w:lang w:eastAsia="en-US"/>
        </w:rPr>
        <w:t>DO USO DO SOLO E MÃO DE OBRA</w:t>
      </w:r>
    </w:p>
    <w:p w14:paraId="106CFB9B" w14:textId="77777777" w:rsidR="00A8423C" w:rsidRPr="00D622A1" w:rsidRDefault="00A8423C">
      <w:pPr>
        <w:spacing w:line="276" w:lineRule="auto"/>
        <w:ind w:right="-81"/>
        <w:jc w:val="both"/>
        <w:rPr>
          <w:rFonts w:ascii="Arial Narrow" w:hAnsi="Arial Narrow" w:cs="Arial"/>
          <w:lang w:eastAsia="x-none"/>
        </w:rPr>
      </w:pPr>
      <w:r w:rsidRPr="00D622A1">
        <w:rPr>
          <w:rFonts w:ascii="Arial Narrow" w:hAnsi="Arial Narrow" w:cs="Arial"/>
          <w:b/>
          <w:lang w:eastAsia="x-none"/>
        </w:rPr>
        <w:t xml:space="preserve">CLÁUSULA DÉCIMA PRIMEIRA: </w:t>
      </w:r>
      <w:r w:rsidRPr="00D622A1">
        <w:rPr>
          <w:rFonts w:ascii="Arial Narrow" w:hAnsi="Arial Narrow" w:cs="Arial"/>
          <w:lang w:eastAsia="x-none"/>
        </w:rPr>
        <w:t>O</w:t>
      </w:r>
      <w:r w:rsidR="00067138" w:rsidRPr="00D622A1">
        <w:rPr>
          <w:rFonts w:ascii="Arial Narrow" w:hAnsi="Arial Narrow" w:cs="Arial"/>
          <w:lang w:eastAsia="x-none"/>
        </w:rPr>
        <w:t>s</w:t>
      </w:r>
      <w:r w:rsidRPr="00D622A1">
        <w:rPr>
          <w:rFonts w:ascii="Arial Narrow" w:hAnsi="Arial Narrow" w:cs="Arial"/>
          <w:lang w:eastAsia="x-none"/>
        </w:rPr>
        <w:t xml:space="preserve"> </w:t>
      </w:r>
      <w:r w:rsidRPr="00D622A1">
        <w:rPr>
          <w:rFonts w:ascii="Arial Narrow" w:hAnsi="Arial Narrow" w:cs="Arial"/>
          <w:b/>
          <w:bCs/>
          <w:lang w:val="x-none" w:eastAsia="x-none"/>
        </w:rPr>
        <w:t>PARCEIR</w:t>
      </w:r>
      <w:r w:rsidRPr="00D622A1">
        <w:rPr>
          <w:rFonts w:ascii="Arial Narrow" w:hAnsi="Arial Narrow" w:cs="Arial"/>
          <w:b/>
          <w:bCs/>
          <w:lang w:eastAsia="x-none"/>
        </w:rPr>
        <w:t>O</w:t>
      </w:r>
      <w:r w:rsidR="00067138" w:rsidRPr="00D622A1">
        <w:rPr>
          <w:rFonts w:ascii="Arial Narrow" w:hAnsi="Arial Narrow" w:cs="Arial"/>
          <w:b/>
          <w:bCs/>
          <w:lang w:eastAsia="x-none"/>
        </w:rPr>
        <w:t>S</w:t>
      </w:r>
      <w:r w:rsidRPr="00D622A1">
        <w:rPr>
          <w:rFonts w:ascii="Arial Narrow" w:hAnsi="Arial Narrow" w:cs="Arial"/>
          <w:b/>
          <w:bCs/>
          <w:lang w:val="x-none" w:eastAsia="x-none"/>
        </w:rPr>
        <w:t xml:space="preserve"> OUTORGAD</w:t>
      </w:r>
      <w:r w:rsidRPr="00D622A1">
        <w:rPr>
          <w:rFonts w:ascii="Arial Narrow" w:hAnsi="Arial Narrow" w:cs="Arial"/>
          <w:b/>
          <w:bCs/>
          <w:lang w:eastAsia="x-none"/>
        </w:rPr>
        <w:t>O</w:t>
      </w:r>
      <w:r w:rsidR="00067138" w:rsidRPr="00D622A1">
        <w:rPr>
          <w:rFonts w:ascii="Arial Narrow" w:hAnsi="Arial Narrow" w:cs="Arial"/>
          <w:b/>
          <w:bCs/>
          <w:lang w:eastAsia="x-none"/>
        </w:rPr>
        <w:t>S</w:t>
      </w:r>
      <w:r w:rsidRPr="00D622A1">
        <w:rPr>
          <w:rFonts w:ascii="Arial Narrow" w:hAnsi="Arial Narrow" w:cs="Arial"/>
          <w:lang w:val="x-none" w:eastAsia="x-none"/>
        </w:rPr>
        <w:t xml:space="preserve"> se compromete</w:t>
      </w:r>
      <w:r w:rsidR="00067138" w:rsidRPr="00D622A1">
        <w:rPr>
          <w:rFonts w:ascii="Arial Narrow" w:hAnsi="Arial Narrow" w:cs="Arial"/>
          <w:lang w:eastAsia="x-none"/>
        </w:rPr>
        <w:t>m</w:t>
      </w:r>
      <w:r w:rsidRPr="00D622A1">
        <w:rPr>
          <w:rFonts w:ascii="Arial Narrow" w:hAnsi="Arial Narrow" w:cs="Arial"/>
          <w:lang w:val="x-none" w:eastAsia="x-none"/>
        </w:rPr>
        <w:t xml:space="preserve"> a conduzir e fazer o manejo do solo e conservação dentro das recomendações agronômicas</w:t>
      </w:r>
      <w:r w:rsidRPr="00D622A1">
        <w:rPr>
          <w:rFonts w:ascii="Arial Narrow" w:hAnsi="Arial Narrow" w:cs="Arial"/>
          <w:lang w:eastAsia="x-none"/>
        </w:rPr>
        <w:t xml:space="preserve">, bem como, explorar as atividades pecuárias dentro das recomendações veterinárias e </w:t>
      </w:r>
      <w:r w:rsidR="00C456FA" w:rsidRPr="00D622A1">
        <w:rPr>
          <w:rFonts w:ascii="Arial Narrow" w:hAnsi="Arial Narrow" w:cs="Arial"/>
          <w:lang w:eastAsia="x-none"/>
        </w:rPr>
        <w:t>zootécnicas</w:t>
      </w:r>
      <w:r w:rsidRPr="00D622A1">
        <w:rPr>
          <w:rFonts w:ascii="Arial Narrow" w:hAnsi="Arial Narrow" w:cs="Arial"/>
          <w:lang w:val="x-none" w:eastAsia="x-none"/>
        </w:rPr>
        <w:t>, atendendo as leis ambientais e proibindo o uso de defensivos não autorizados pelo Ministério da Agricultura. Compromete</w:t>
      </w:r>
      <w:r w:rsidR="00067138" w:rsidRPr="00D622A1">
        <w:rPr>
          <w:rFonts w:ascii="Arial Narrow" w:hAnsi="Arial Narrow" w:cs="Arial"/>
          <w:lang w:eastAsia="x-none"/>
        </w:rPr>
        <w:t>m</w:t>
      </w:r>
      <w:r w:rsidRPr="00D622A1">
        <w:rPr>
          <w:rFonts w:ascii="Arial Narrow" w:hAnsi="Arial Narrow" w:cs="Arial"/>
          <w:lang w:val="x-none" w:eastAsia="x-none"/>
        </w:rPr>
        <w:t>-se</w:t>
      </w:r>
      <w:r w:rsidRPr="00D622A1">
        <w:rPr>
          <w:rFonts w:ascii="Arial Narrow" w:hAnsi="Arial Narrow" w:cs="Arial"/>
          <w:lang w:eastAsia="x-none"/>
        </w:rPr>
        <w:t xml:space="preserve"> também </w:t>
      </w:r>
      <w:r w:rsidRPr="00D622A1">
        <w:rPr>
          <w:rFonts w:ascii="Arial Narrow" w:hAnsi="Arial Narrow" w:cs="Arial"/>
          <w:lang w:val="x-none" w:eastAsia="x-none"/>
        </w:rPr>
        <w:t xml:space="preserve">a respeitar, fiscalizar e atender as leis, normas e diretrizes estabelecidas no país, para a preservação de reservas florestais, mananciais, animais, meio ambiente, trabalho escravo, utilização/produção de trabalho ilegal, invasões de terra, incêndios por queimada, dentre outros. </w:t>
      </w:r>
    </w:p>
    <w:p w14:paraId="6D6E2F5E" w14:textId="699FA2AA" w:rsidR="00A8423C" w:rsidRPr="00D622A1" w:rsidRDefault="00C456FA">
      <w:pPr>
        <w:spacing w:line="276" w:lineRule="auto"/>
        <w:ind w:right="-81"/>
        <w:jc w:val="both"/>
        <w:rPr>
          <w:rFonts w:ascii="Arial Narrow" w:hAnsi="Arial Narrow" w:cs="Arial"/>
          <w:lang w:val="x-none" w:eastAsia="x-none"/>
        </w:rPr>
      </w:pPr>
      <w:r w:rsidRPr="50589495">
        <w:rPr>
          <w:rFonts w:ascii="Arial Narrow" w:hAnsi="Arial Narrow" w:cs="Arial"/>
          <w:b/>
          <w:bCs/>
        </w:rPr>
        <w:t xml:space="preserve">Parágrafo </w:t>
      </w:r>
      <w:r w:rsidR="00626D65" w:rsidRPr="50589495">
        <w:rPr>
          <w:rFonts w:ascii="Arial Narrow" w:hAnsi="Arial Narrow" w:cs="Arial"/>
          <w:b/>
          <w:bCs/>
        </w:rPr>
        <w:t>Único</w:t>
      </w:r>
      <w:r w:rsidR="00A8423C" w:rsidRPr="50589495">
        <w:rPr>
          <w:rFonts w:ascii="Arial Narrow" w:hAnsi="Arial Narrow" w:cs="Arial"/>
          <w:b/>
          <w:bCs/>
        </w:rPr>
        <w:t>:</w:t>
      </w:r>
      <w:r w:rsidR="00A8423C" w:rsidRPr="50589495">
        <w:rPr>
          <w:rFonts w:ascii="Arial Narrow" w:hAnsi="Arial Narrow" w:cs="Arial"/>
        </w:rPr>
        <w:t xml:space="preserve"> Qualquer penalidade ou ação civil, criminal, trabalhista, tributária e/ou qualquer tipo de indenização pleiteada, seja por ente público ou particular, direcionada ao</w:t>
      </w:r>
      <w:r w:rsidR="00067138" w:rsidRPr="50589495">
        <w:rPr>
          <w:rFonts w:ascii="Arial Narrow" w:hAnsi="Arial Narrow" w:cs="Arial"/>
        </w:rPr>
        <w:t>s</w:t>
      </w:r>
      <w:r w:rsidR="00A8423C" w:rsidRPr="50589495">
        <w:rPr>
          <w:rFonts w:ascii="Arial Narrow" w:hAnsi="Arial Narrow" w:cs="Arial"/>
        </w:rPr>
        <w:t xml:space="preserve"> </w:t>
      </w:r>
      <w:r w:rsidR="00A8423C" w:rsidRPr="50589495">
        <w:rPr>
          <w:rFonts w:ascii="Arial Narrow" w:hAnsi="Arial Narrow" w:cs="Arial"/>
          <w:b/>
          <w:bCs/>
        </w:rPr>
        <w:t>PARCEIRO</w:t>
      </w:r>
      <w:r w:rsidR="00067138" w:rsidRPr="50589495">
        <w:rPr>
          <w:rFonts w:ascii="Arial Narrow" w:hAnsi="Arial Narrow" w:cs="Arial"/>
          <w:b/>
          <w:bCs/>
        </w:rPr>
        <w:t>S</w:t>
      </w:r>
      <w:r w:rsidR="00A8423C" w:rsidRPr="50589495">
        <w:rPr>
          <w:rFonts w:ascii="Arial Narrow" w:hAnsi="Arial Narrow" w:cs="Arial"/>
          <w:b/>
          <w:bCs/>
        </w:rPr>
        <w:t xml:space="preserve"> OUTORGADO</w:t>
      </w:r>
      <w:r w:rsidR="00067138" w:rsidRPr="50589495">
        <w:rPr>
          <w:rFonts w:ascii="Arial Narrow" w:hAnsi="Arial Narrow" w:cs="Arial"/>
          <w:b/>
          <w:bCs/>
        </w:rPr>
        <w:t>S</w:t>
      </w:r>
      <w:r w:rsidR="00A8423C" w:rsidRPr="50589495">
        <w:rPr>
          <w:rFonts w:ascii="Arial Narrow" w:hAnsi="Arial Narrow" w:cs="Arial"/>
        </w:rPr>
        <w:t>, por motivo exclusivo de erro, falta, desobediência, negligência ou imprudência</w:t>
      </w:r>
      <w:r w:rsidRPr="50589495">
        <w:rPr>
          <w:rFonts w:ascii="Arial Narrow" w:hAnsi="Arial Narrow" w:cs="Arial"/>
        </w:rPr>
        <w:t xml:space="preserve"> </w:t>
      </w:r>
      <w:r w:rsidR="00A8423C" w:rsidRPr="50589495">
        <w:rPr>
          <w:rFonts w:ascii="Arial Narrow" w:hAnsi="Arial Narrow" w:cs="Arial"/>
        </w:rPr>
        <w:t>deste</w:t>
      </w:r>
      <w:r w:rsidR="00A8423C" w:rsidRPr="50589495">
        <w:rPr>
          <w:rFonts w:ascii="Arial Narrow" w:hAnsi="Arial Narrow" w:cs="Arial"/>
          <w:b/>
          <w:bCs/>
        </w:rPr>
        <w:t>,</w:t>
      </w:r>
      <w:r w:rsidR="00A8423C" w:rsidRPr="50589495">
        <w:rPr>
          <w:rFonts w:ascii="Arial Narrow" w:hAnsi="Arial Narrow" w:cs="Arial"/>
        </w:rPr>
        <w:t xml:space="preserve"> serão de sua inteira responsabilidade; devendo aquele</w:t>
      </w:r>
      <w:r w:rsidR="00067138" w:rsidRPr="50589495">
        <w:rPr>
          <w:rFonts w:ascii="Arial Narrow" w:hAnsi="Arial Narrow" w:cs="Arial"/>
        </w:rPr>
        <w:t>s</w:t>
      </w:r>
      <w:r w:rsidR="00A8423C" w:rsidRPr="50589495">
        <w:rPr>
          <w:rFonts w:ascii="Arial Narrow" w:hAnsi="Arial Narrow" w:cs="Arial"/>
        </w:rPr>
        <w:t xml:space="preserve"> ressarcir</w:t>
      </w:r>
      <w:r w:rsidR="00067138" w:rsidRPr="50589495">
        <w:rPr>
          <w:rFonts w:ascii="Arial Narrow" w:hAnsi="Arial Narrow" w:cs="Arial"/>
        </w:rPr>
        <w:t>em</w:t>
      </w:r>
      <w:r w:rsidR="00A8423C" w:rsidRPr="50589495">
        <w:rPr>
          <w:rFonts w:ascii="Arial Narrow" w:hAnsi="Arial Narrow" w:cs="Arial"/>
        </w:rPr>
        <w:t xml:space="preserve"> à </w:t>
      </w:r>
      <w:r w:rsidR="00A8423C" w:rsidRPr="50589495">
        <w:rPr>
          <w:rFonts w:ascii="Arial Narrow" w:hAnsi="Arial Narrow" w:cs="Arial"/>
          <w:b/>
          <w:bCs/>
        </w:rPr>
        <w:t>PARCEIRA OUTORGANTE</w:t>
      </w:r>
      <w:r w:rsidR="00A8423C" w:rsidRPr="50589495">
        <w:rPr>
          <w:rFonts w:ascii="Arial Narrow" w:hAnsi="Arial Narrow" w:cs="Arial"/>
        </w:rPr>
        <w:t xml:space="preserve"> os eventuais prejuízos que ela for obrigada a suportar por força de atos culposos ou dolosos realizados pelo</w:t>
      </w:r>
      <w:r w:rsidR="00067138" w:rsidRPr="50589495">
        <w:rPr>
          <w:rFonts w:ascii="Arial Narrow" w:hAnsi="Arial Narrow" w:cs="Arial"/>
        </w:rPr>
        <w:t>s</w:t>
      </w:r>
      <w:r w:rsidR="00A8423C" w:rsidRPr="50589495">
        <w:rPr>
          <w:rFonts w:ascii="Arial Narrow" w:hAnsi="Arial Narrow" w:cs="Arial"/>
          <w:b/>
          <w:bCs/>
        </w:rPr>
        <w:t xml:space="preserve"> PARCEIRO</w:t>
      </w:r>
      <w:r w:rsidR="00067138" w:rsidRPr="50589495">
        <w:rPr>
          <w:rFonts w:ascii="Arial Narrow" w:hAnsi="Arial Narrow" w:cs="Arial"/>
          <w:b/>
          <w:bCs/>
        </w:rPr>
        <w:t>S</w:t>
      </w:r>
      <w:r w:rsidR="00A8423C" w:rsidRPr="50589495">
        <w:rPr>
          <w:rFonts w:ascii="Arial Narrow" w:hAnsi="Arial Narrow" w:cs="Arial"/>
          <w:b/>
          <w:bCs/>
        </w:rPr>
        <w:t xml:space="preserve"> OUTORGADO</w:t>
      </w:r>
      <w:r w:rsidR="00067138" w:rsidRPr="50589495">
        <w:rPr>
          <w:rFonts w:ascii="Arial Narrow" w:hAnsi="Arial Narrow" w:cs="Arial"/>
          <w:b/>
          <w:bCs/>
        </w:rPr>
        <w:t>S</w:t>
      </w:r>
      <w:r w:rsidR="00A8423C" w:rsidRPr="50589495">
        <w:rPr>
          <w:rFonts w:ascii="Arial Narrow" w:hAnsi="Arial Narrow" w:cs="Arial"/>
        </w:rPr>
        <w:t xml:space="preserve">. </w:t>
      </w:r>
    </w:p>
    <w:p w14:paraId="371C266E" w14:textId="77777777" w:rsidR="0091220D" w:rsidRPr="00D622A1" w:rsidRDefault="0091220D">
      <w:pPr>
        <w:spacing w:line="276" w:lineRule="auto"/>
        <w:jc w:val="center"/>
        <w:rPr>
          <w:rFonts w:ascii="Arial Narrow" w:eastAsia="Calibri" w:hAnsi="Arial Narrow" w:cs="Arial"/>
          <w:b/>
          <w:u w:val="single"/>
          <w:lang w:eastAsia="en-US"/>
        </w:rPr>
      </w:pPr>
    </w:p>
    <w:p w14:paraId="4DFB1869" w14:textId="77777777" w:rsidR="00A8423C" w:rsidRPr="00D622A1" w:rsidRDefault="00A8423C">
      <w:pPr>
        <w:spacing w:line="276" w:lineRule="auto"/>
        <w:jc w:val="center"/>
        <w:rPr>
          <w:rFonts w:ascii="Arial Narrow" w:eastAsia="Calibri" w:hAnsi="Arial Narrow" w:cs="Arial"/>
          <w:b/>
          <w:u w:val="single"/>
          <w:lang w:eastAsia="en-US"/>
        </w:rPr>
      </w:pPr>
      <w:r w:rsidRPr="00D622A1">
        <w:rPr>
          <w:rFonts w:ascii="Arial Narrow" w:eastAsia="Calibri" w:hAnsi="Arial Narrow" w:cs="Arial"/>
          <w:b/>
          <w:u w:val="single"/>
          <w:lang w:eastAsia="en-US"/>
        </w:rPr>
        <w:t>DA EXTINÇÃO DO CONTRATO</w:t>
      </w:r>
    </w:p>
    <w:p w14:paraId="34E454CE" w14:textId="2625C57A" w:rsidR="00A8423C" w:rsidRDefault="00A8423C">
      <w:pPr>
        <w:tabs>
          <w:tab w:val="left" w:pos="3060"/>
        </w:tabs>
        <w:spacing w:line="276" w:lineRule="auto"/>
        <w:jc w:val="both"/>
        <w:rPr>
          <w:rFonts w:ascii="Arial Narrow" w:eastAsia="Calibri" w:hAnsi="Arial Narrow" w:cs="Arial"/>
          <w:lang w:eastAsia="en-US"/>
        </w:rPr>
      </w:pPr>
      <w:r w:rsidRPr="50589495">
        <w:rPr>
          <w:rFonts w:ascii="Arial Narrow" w:eastAsia="Calibri" w:hAnsi="Arial Narrow" w:cs="Arial"/>
          <w:b/>
          <w:bCs/>
          <w:lang w:eastAsia="en-US"/>
        </w:rPr>
        <w:t>CLÁUSULA DÉCIMA SEGUNDA:</w:t>
      </w:r>
      <w:r w:rsidRPr="50589495">
        <w:rPr>
          <w:rFonts w:ascii="Arial Narrow" w:eastAsia="Calibri" w:hAnsi="Arial Narrow" w:cs="Arial"/>
          <w:lang w:eastAsia="en-US"/>
        </w:rPr>
        <w:t xml:space="preserve"> Havendo inadimplemento de quaisquer </w:t>
      </w:r>
      <w:r w:rsidR="003D50C4" w:rsidRPr="50589495">
        <w:rPr>
          <w:rFonts w:ascii="Arial Narrow" w:eastAsia="Calibri" w:hAnsi="Arial Narrow" w:cs="Arial"/>
          <w:lang w:eastAsia="en-US"/>
        </w:rPr>
        <w:t>c</w:t>
      </w:r>
      <w:r w:rsidRPr="50589495">
        <w:rPr>
          <w:rFonts w:ascii="Arial Narrow" w:eastAsia="Calibri" w:hAnsi="Arial Narrow" w:cs="Arial"/>
          <w:lang w:eastAsia="en-US"/>
        </w:rPr>
        <w:t xml:space="preserve">láusulas deste contrato, gerará </w:t>
      </w:r>
      <w:r w:rsidR="00C456FA" w:rsidRPr="50589495">
        <w:rPr>
          <w:rFonts w:ascii="Arial Narrow" w:eastAsia="Calibri" w:hAnsi="Arial Narrow" w:cs="Arial"/>
          <w:lang w:eastAsia="en-US"/>
        </w:rPr>
        <w:t>à</w:t>
      </w:r>
      <w:r w:rsidRPr="50589495">
        <w:rPr>
          <w:rFonts w:ascii="Arial Narrow" w:eastAsia="Calibri" w:hAnsi="Arial Narrow" w:cs="Arial"/>
          <w:lang w:eastAsia="en-US"/>
        </w:rPr>
        <w:t xml:space="preserve"> parte contrária a faculdade de rescind</w:t>
      </w:r>
      <w:r w:rsidR="00A76EA9" w:rsidRPr="50589495">
        <w:rPr>
          <w:rFonts w:ascii="Arial Narrow" w:eastAsia="Calibri" w:hAnsi="Arial Narrow" w:cs="Arial"/>
          <w:lang w:eastAsia="en-US"/>
        </w:rPr>
        <w:t>i</w:t>
      </w:r>
      <w:r w:rsidRPr="50589495">
        <w:rPr>
          <w:rFonts w:ascii="Arial Narrow" w:eastAsia="Calibri" w:hAnsi="Arial Narrow" w:cs="Arial"/>
          <w:lang w:eastAsia="en-US"/>
        </w:rPr>
        <w:t xml:space="preserve">-lo mediante simples notificação à outra parte, assegurando, em todos os casos, que o produto ainda não colhido seja cultivado até o fim da respectiva safra, quando então os bens imóveis objetos da parceria deverão ser devolvidos à </w:t>
      </w:r>
      <w:r w:rsidRPr="50589495">
        <w:rPr>
          <w:rFonts w:ascii="Arial Narrow" w:eastAsia="Calibri" w:hAnsi="Arial Narrow" w:cs="Arial"/>
          <w:b/>
          <w:bCs/>
          <w:lang w:eastAsia="en-US"/>
        </w:rPr>
        <w:t xml:space="preserve">PARCEIRA OUTORGANTE </w:t>
      </w:r>
      <w:r w:rsidRPr="50589495">
        <w:rPr>
          <w:rFonts w:ascii="Arial Narrow" w:eastAsia="Calibri" w:hAnsi="Arial Narrow" w:cs="Arial"/>
          <w:lang w:eastAsia="en-US"/>
        </w:rPr>
        <w:t>e os frutos da respectiva safra serão partilhados.</w:t>
      </w:r>
    </w:p>
    <w:p w14:paraId="1215A30E" w14:textId="77777777" w:rsidR="003D6601" w:rsidRPr="00D622A1" w:rsidRDefault="003D6601">
      <w:pPr>
        <w:tabs>
          <w:tab w:val="left" w:pos="3060"/>
        </w:tabs>
        <w:spacing w:line="276" w:lineRule="auto"/>
        <w:jc w:val="both"/>
        <w:rPr>
          <w:rFonts w:ascii="Arial Narrow" w:eastAsia="Calibri" w:hAnsi="Arial Narrow" w:cs="Arial"/>
          <w:lang w:eastAsia="en-US"/>
        </w:rPr>
      </w:pPr>
    </w:p>
    <w:p w14:paraId="38B477C9" w14:textId="77777777" w:rsidR="00A8423C" w:rsidRPr="00D622A1" w:rsidRDefault="00A8423C" w:rsidP="50589495">
      <w:pPr>
        <w:tabs>
          <w:tab w:val="left" w:pos="3060"/>
        </w:tabs>
        <w:spacing w:line="276" w:lineRule="auto"/>
        <w:jc w:val="both"/>
        <w:rPr>
          <w:rFonts w:ascii="Arial Narrow" w:eastAsia="MS Mincho" w:hAnsi="Arial Narrow" w:cs="Arial"/>
          <w:kern w:val="20"/>
          <w:lang w:eastAsia="en-US"/>
        </w:rPr>
      </w:pPr>
      <w:r w:rsidRPr="50589495">
        <w:rPr>
          <w:rFonts w:ascii="Arial Narrow" w:eastAsia="MS Mincho" w:hAnsi="Arial Narrow" w:cs="Arial"/>
          <w:b/>
          <w:bCs/>
          <w:kern w:val="20"/>
          <w:lang w:eastAsia="en-US"/>
        </w:rPr>
        <w:t xml:space="preserve">CLÁUSULA DÉCIMA TERCEIRA: </w:t>
      </w:r>
      <w:r w:rsidRPr="00D622A1">
        <w:rPr>
          <w:rFonts w:ascii="Arial Narrow" w:eastAsia="MS Mincho" w:hAnsi="Arial Narrow" w:cs="Arial"/>
          <w:kern w:val="20"/>
          <w:lang w:eastAsia="en-US"/>
        </w:rPr>
        <w:t xml:space="preserve">O presente </w:t>
      </w:r>
      <w:r w:rsidR="003D50C4" w:rsidRPr="00D622A1">
        <w:rPr>
          <w:rFonts w:ascii="Arial Narrow" w:eastAsia="MS Mincho" w:hAnsi="Arial Narrow" w:cs="Arial"/>
          <w:kern w:val="20"/>
          <w:lang w:eastAsia="en-US"/>
        </w:rPr>
        <w:t>i</w:t>
      </w:r>
      <w:r w:rsidRPr="00D622A1">
        <w:rPr>
          <w:rFonts w:ascii="Arial Narrow" w:eastAsia="MS Mincho" w:hAnsi="Arial Narrow" w:cs="Arial"/>
          <w:kern w:val="20"/>
          <w:lang w:eastAsia="en-US"/>
        </w:rPr>
        <w:t xml:space="preserve">nstrumento poderá ser rescindido, a qualquer tempo, por mútuo acordo entre as partes, desde que respeitado o término da safra em curso. </w:t>
      </w:r>
    </w:p>
    <w:p w14:paraId="62C4EC02" w14:textId="77777777" w:rsidR="0091220D" w:rsidRPr="00D622A1" w:rsidRDefault="0091220D">
      <w:pPr>
        <w:spacing w:line="276" w:lineRule="auto"/>
        <w:rPr>
          <w:rFonts w:ascii="Arial Narrow" w:eastAsia="Calibri" w:hAnsi="Arial Narrow" w:cs="Arial"/>
          <w:b/>
          <w:u w:val="single"/>
          <w:lang w:eastAsia="en-US"/>
        </w:rPr>
      </w:pPr>
    </w:p>
    <w:p w14:paraId="379EFFF0" w14:textId="77777777" w:rsidR="00B23EF5" w:rsidRPr="00D622A1" w:rsidRDefault="00B23EF5">
      <w:pPr>
        <w:spacing w:line="276" w:lineRule="auto"/>
        <w:jc w:val="center"/>
        <w:rPr>
          <w:rFonts w:ascii="Arial Narrow" w:eastAsia="Calibri" w:hAnsi="Arial Narrow" w:cs="Arial"/>
          <w:b/>
          <w:u w:val="single"/>
          <w:lang w:eastAsia="en-US"/>
        </w:rPr>
      </w:pPr>
      <w:r w:rsidRPr="00D622A1">
        <w:rPr>
          <w:rFonts w:ascii="Arial Narrow" w:eastAsia="Calibri" w:hAnsi="Arial Narrow" w:cs="Arial"/>
          <w:b/>
          <w:u w:val="single"/>
          <w:lang w:eastAsia="en-US"/>
        </w:rPr>
        <w:lastRenderedPageBreak/>
        <w:t>DA ANUÊNCIA</w:t>
      </w:r>
    </w:p>
    <w:p w14:paraId="69CD73A6" w14:textId="7147BD9A" w:rsidR="00B23EF5" w:rsidRPr="00D622A1" w:rsidRDefault="00B23EF5" w:rsidP="50589495">
      <w:pPr>
        <w:spacing w:line="276" w:lineRule="auto"/>
        <w:jc w:val="both"/>
        <w:rPr>
          <w:rFonts w:ascii="Arial Narrow" w:hAnsi="Arial Narrow" w:cs="Arial"/>
          <w:b/>
          <w:bCs/>
          <w:lang w:eastAsia="x-none"/>
        </w:rPr>
      </w:pPr>
      <w:r w:rsidRPr="50589495">
        <w:rPr>
          <w:rFonts w:ascii="Arial Narrow" w:hAnsi="Arial Narrow" w:cs="Arial"/>
          <w:b/>
          <w:bCs/>
        </w:rPr>
        <w:t xml:space="preserve">CLÁUSULA DÉCIMA </w:t>
      </w:r>
      <w:r w:rsidR="00EB1CF0" w:rsidRPr="50589495">
        <w:rPr>
          <w:rFonts w:ascii="Arial Narrow" w:hAnsi="Arial Narrow" w:cs="Arial"/>
          <w:b/>
          <w:bCs/>
        </w:rPr>
        <w:t>QUARTA</w:t>
      </w:r>
      <w:r w:rsidRPr="50589495">
        <w:rPr>
          <w:rFonts w:ascii="Arial Narrow" w:hAnsi="Arial Narrow" w:cs="Arial"/>
          <w:b/>
          <w:bCs/>
        </w:rPr>
        <w:t xml:space="preserve">: </w:t>
      </w:r>
      <w:r w:rsidRPr="50589495">
        <w:rPr>
          <w:rFonts w:ascii="Arial Narrow" w:hAnsi="Arial Narrow" w:cs="Arial"/>
        </w:rPr>
        <w:t xml:space="preserve">A </w:t>
      </w:r>
      <w:r w:rsidRPr="50589495">
        <w:rPr>
          <w:rFonts w:ascii="Arial Narrow" w:hAnsi="Arial Narrow" w:cs="Arial"/>
          <w:b/>
          <w:bCs/>
        </w:rPr>
        <w:t>PARCEIRA OUTORGANTE</w:t>
      </w:r>
      <w:r w:rsidRPr="50589495">
        <w:rPr>
          <w:rFonts w:ascii="Arial Narrow" w:hAnsi="Arial Narrow" w:cs="Arial"/>
        </w:rPr>
        <w:t xml:space="preserve"> neste ato autoriza expressamente os </w:t>
      </w:r>
      <w:r w:rsidRPr="50589495">
        <w:rPr>
          <w:rFonts w:ascii="Arial Narrow" w:hAnsi="Arial Narrow" w:cs="Arial"/>
          <w:b/>
          <w:bCs/>
        </w:rPr>
        <w:t>PARCEIROS OUTORGADOS</w:t>
      </w:r>
      <w:r w:rsidRPr="50589495">
        <w:rPr>
          <w:rFonts w:ascii="Arial Narrow" w:hAnsi="Arial Narrow" w:cs="Arial"/>
        </w:rPr>
        <w:t xml:space="preserve"> a oferecer</w:t>
      </w:r>
      <w:r w:rsidR="00626D65" w:rsidRPr="50589495">
        <w:rPr>
          <w:rFonts w:ascii="Arial Narrow" w:hAnsi="Arial Narrow" w:cs="Arial"/>
        </w:rPr>
        <w:t>em</w:t>
      </w:r>
      <w:r w:rsidRPr="50589495">
        <w:rPr>
          <w:rFonts w:ascii="Arial Narrow" w:hAnsi="Arial Narrow" w:cs="Arial"/>
        </w:rPr>
        <w:t xml:space="preserve"> em garantia de financiamentos a eles concedidos por instituições banc</w:t>
      </w:r>
      <w:ins w:id="49" w:author="Jakeline Granja" w:date="2024-10-11T18:43:00Z" w16du:dateUtc="2024-10-11T22:43:00Z">
        <w:r w:rsidR="009238F8">
          <w:rPr>
            <w:rFonts w:ascii="Arial Narrow" w:hAnsi="Arial Narrow" w:cs="Arial"/>
          </w:rPr>
          <w:t>á</w:t>
        </w:r>
      </w:ins>
      <w:del w:id="50" w:author="Jakeline Granja" w:date="2024-10-11T18:43:00Z" w16du:dateUtc="2024-10-11T22:43:00Z">
        <w:r w:rsidRPr="50589495" w:rsidDel="009238F8">
          <w:rPr>
            <w:rFonts w:ascii="Arial Narrow" w:hAnsi="Arial Narrow" w:cs="Arial"/>
          </w:rPr>
          <w:delText>a</w:delText>
        </w:r>
      </w:del>
      <w:r w:rsidRPr="50589495">
        <w:rPr>
          <w:rFonts w:ascii="Arial Narrow" w:hAnsi="Arial Narrow" w:cs="Arial"/>
        </w:rPr>
        <w:t>rias e financeiras, durante todo o lapso temporal da vigência deste instrumento contratual, bem como pela safra imediatamente seguinte, a totalidade da produção a ser auferida por conta d</w:t>
      </w:r>
      <w:r w:rsidR="001E0B4D" w:rsidRPr="50589495">
        <w:rPr>
          <w:rFonts w:ascii="Arial Narrow" w:hAnsi="Arial Narrow" w:cs="Arial"/>
        </w:rPr>
        <w:t>e eventuais</w:t>
      </w:r>
      <w:r w:rsidRPr="50589495">
        <w:rPr>
          <w:rFonts w:ascii="Arial Narrow" w:hAnsi="Arial Narrow" w:cs="Arial"/>
        </w:rPr>
        <w:t xml:space="preserve"> empreendimentos financiados nos imóveis objeto de parceria, bem como os materiais agrários, benfeitorias e semoventes de sua propriedade ali localizados.</w:t>
      </w:r>
    </w:p>
    <w:p w14:paraId="09DAA2DD" w14:textId="1D46B0E3" w:rsidR="00B23EF5" w:rsidRPr="00D622A1" w:rsidRDefault="00B23EF5">
      <w:pPr>
        <w:spacing w:line="276" w:lineRule="auto"/>
        <w:jc w:val="both"/>
        <w:rPr>
          <w:rFonts w:ascii="Arial Narrow" w:hAnsi="Arial Narrow"/>
        </w:rPr>
      </w:pPr>
      <w:r w:rsidRPr="50589495">
        <w:rPr>
          <w:rFonts w:ascii="Arial Narrow" w:hAnsi="Arial Narrow" w:cs="Arial"/>
          <w:b/>
          <w:bCs/>
        </w:rPr>
        <w:t xml:space="preserve">Parágrafo Primeiro: </w:t>
      </w:r>
      <w:r w:rsidRPr="50589495">
        <w:rPr>
          <w:rFonts w:ascii="Arial Narrow" w:hAnsi="Arial Narrow" w:cs="Arial"/>
        </w:rPr>
        <w:t xml:space="preserve">A </w:t>
      </w:r>
      <w:r w:rsidR="004A4BF4" w:rsidRPr="50589495">
        <w:rPr>
          <w:rFonts w:ascii="Arial Narrow" w:hAnsi="Arial Narrow" w:cs="Arial"/>
          <w:b/>
          <w:bCs/>
        </w:rPr>
        <w:t>PARCEIR</w:t>
      </w:r>
      <w:r w:rsidRPr="50589495">
        <w:rPr>
          <w:rFonts w:ascii="Arial Narrow" w:hAnsi="Arial Narrow" w:cs="Arial"/>
          <w:b/>
          <w:bCs/>
        </w:rPr>
        <w:t>A OUTORGANTE</w:t>
      </w:r>
      <w:r w:rsidRPr="50589495">
        <w:rPr>
          <w:rFonts w:ascii="Arial Narrow" w:hAnsi="Arial Narrow" w:cs="Arial"/>
        </w:rPr>
        <w:t xml:space="preserve"> declara ainda ciência que o penhor </w:t>
      </w:r>
      <w:r w:rsidRPr="50589495">
        <w:rPr>
          <w:rFonts w:ascii="Arial Narrow" w:hAnsi="Arial Narrow"/>
        </w:rPr>
        <w:t xml:space="preserve">dos produtos dados em garantia em cada safra, valerá </w:t>
      </w:r>
      <w:r w:rsidR="001E0B4D" w:rsidRPr="50589495">
        <w:rPr>
          <w:rFonts w:ascii="Arial Narrow" w:hAnsi="Arial Narrow"/>
        </w:rPr>
        <w:t>por todo o período de vigência desta parceria</w:t>
      </w:r>
      <w:r w:rsidRPr="50589495">
        <w:rPr>
          <w:rFonts w:ascii="Arial Narrow" w:hAnsi="Arial Narrow"/>
        </w:rPr>
        <w:t>, de conformidade com o artigo 1.439 do Código Civil (Lei 10.406</w:t>
      </w:r>
      <w:r w:rsidR="00626D65" w:rsidRPr="50589495">
        <w:rPr>
          <w:rFonts w:ascii="Arial Narrow" w:hAnsi="Arial Narrow"/>
        </w:rPr>
        <w:t>/</w:t>
      </w:r>
      <w:r w:rsidRPr="50589495">
        <w:rPr>
          <w:rFonts w:ascii="Arial Narrow" w:hAnsi="Arial Narrow"/>
        </w:rPr>
        <w:t>2</w:t>
      </w:r>
      <w:r w:rsidR="00626D65" w:rsidRPr="50589495">
        <w:rPr>
          <w:rFonts w:ascii="Arial Narrow" w:hAnsi="Arial Narrow"/>
        </w:rPr>
        <w:t>.</w:t>
      </w:r>
      <w:r w:rsidRPr="50589495">
        <w:rPr>
          <w:rFonts w:ascii="Arial Narrow" w:hAnsi="Arial Narrow"/>
        </w:rPr>
        <w:t xml:space="preserve">002). </w:t>
      </w:r>
    </w:p>
    <w:p w14:paraId="23A6BFEB" w14:textId="3C1F220F" w:rsidR="00B23EF5" w:rsidRPr="00D622A1" w:rsidRDefault="00B23EF5">
      <w:pPr>
        <w:spacing w:line="276" w:lineRule="auto"/>
        <w:jc w:val="both"/>
        <w:rPr>
          <w:rFonts w:ascii="Arial Narrow" w:hAnsi="Arial Narrow"/>
        </w:rPr>
      </w:pPr>
      <w:r w:rsidRPr="00D622A1">
        <w:rPr>
          <w:rFonts w:ascii="Arial Narrow" w:hAnsi="Arial Narrow" w:cs="Arial"/>
          <w:b/>
          <w:lang w:val="x-none" w:eastAsia="x-none"/>
        </w:rPr>
        <w:t xml:space="preserve">Parágrafo </w:t>
      </w:r>
      <w:r w:rsidRPr="00D622A1">
        <w:rPr>
          <w:rFonts w:ascii="Arial Narrow" w:hAnsi="Arial Narrow" w:cs="Arial"/>
          <w:b/>
          <w:lang w:eastAsia="x-none"/>
        </w:rPr>
        <w:t xml:space="preserve">Segundo: </w:t>
      </w:r>
      <w:r w:rsidRPr="00D622A1">
        <w:rPr>
          <w:rFonts w:ascii="Arial Narrow" w:hAnsi="Arial Narrow" w:cs="Arial"/>
          <w:lang w:eastAsia="x-none"/>
        </w:rPr>
        <w:t xml:space="preserve">A </w:t>
      </w:r>
      <w:r w:rsidR="004A4BF4" w:rsidRPr="00D622A1">
        <w:rPr>
          <w:rFonts w:ascii="Arial Narrow" w:hAnsi="Arial Narrow" w:cs="Arial"/>
          <w:b/>
          <w:lang w:eastAsia="x-none"/>
        </w:rPr>
        <w:t>PARCEIR</w:t>
      </w:r>
      <w:r w:rsidRPr="00D622A1">
        <w:rPr>
          <w:rFonts w:ascii="Arial Narrow" w:hAnsi="Arial Narrow" w:cs="Arial"/>
          <w:b/>
          <w:lang w:eastAsia="x-none"/>
        </w:rPr>
        <w:t>A OUTORGANTE</w:t>
      </w:r>
      <w:r w:rsidRPr="00D622A1">
        <w:rPr>
          <w:rFonts w:ascii="Arial Narrow" w:hAnsi="Arial Narrow" w:cs="Arial"/>
          <w:lang w:eastAsia="x-none"/>
        </w:rPr>
        <w:t xml:space="preserve"> a</w:t>
      </w:r>
      <w:r w:rsidRPr="00D622A1">
        <w:rPr>
          <w:rFonts w:ascii="Arial Narrow" w:hAnsi="Arial Narrow"/>
        </w:rPr>
        <w:t xml:space="preserve">utoriza ainda os </w:t>
      </w:r>
      <w:r w:rsidRPr="00D622A1">
        <w:rPr>
          <w:rFonts w:ascii="Arial Narrow" w:hAnsi="Arial Narrow"/>
          <w:b/>
        </w:rPr>
        <w:t xml:space="preserve">PARCEIROS OUTORGADOS </w:t>
      </w:r>
      <w:r w:rsidRPr="00D622A1">
        <w:rPr>
          <w:rFonts w:ascii="Arial Narrow" w:hAnsi="Arial Narrow"/>
        </w:rPr>
        <w:t>a destinar, prioritariamente, sob renúncia plena de todos os direitos, o</w:t>
      </w:r>
      <w:r w:rsidR="001E0B4D" w:rsidRPr="00D622A1">
        <w:rPr>
          <w:rFonts w:ascii="Arial Narrow" w:hAnsi="Arial Narrow"/>
        </w:rPr>
        <w:t>s frutos oriundos da exploração desta parceria, para</w:t>
      </w:r>
      <w:r w:rsidRPr="00D622A1">
        <w:rPr>
          <w:rFonts w:ascii="Arial Narrow" w:hAnsi="Arial Narrow"/>
        </w:rPr>
        <w:t xml:space="preserve"> liquidação dos débitos contraídos</w:t>
      </w:r>
      <w:r w:rsidR="001E0B4D" w:rsidRPr="00D622A1">
        <w:rPr>
          <w:rFonts w:ascii="Arial Narrow" w:hAnsi="Arial Narrow"/>
        </w:rPr>
        <w:t xml:space="preserve"> pelos </w:t>
      </w:r>
      <w:r w:rsidR="001E0B4D" w:rsidRPr="00D622A1">
        <w:rPr>
          <w:rFonts w:ascii="Arial Narrow" w:hAnsi="Arial Narrow"/>
          <w:b/>
        </w:rPr>
        <w:t>PARCEIROS OUTORGADOS</w:t>
      </w:r>
      <w:r w:rsidR="001E0B4D" w:rsidRPr="00D622A1">
        <w:rPr>
          <w:rFonts w:ascii="Arial Narrow" w:hAnsi="Arial Narrow"/>
        </w:rPr>
        <w:t xml:space="preserve"> e que tenham relação direta com os imó</w:t>
      </w:r>
      <w:r w:rsidR="001F4D0E" w:rsidRPr="00D622A1">
        <w:rPr>
          <w:rFonts w:ascii="Arial Narrow" w:hAnsi="Arial Narrow"/>
        </w:rPr>
        <w:t>veis, as culturas e/ou os animais explorados nas áreas cedidas em parceria</w:t>
      </w:r>
      <w:r w:rsidRPr="00D622A1">
        <w:rPr>
          <w:rFonts w:ascii="Arial Narrow" w:hAnsi="Arial Narrow"/>
        </w:rPr>
        <w:t>.</w:t>
      </w:r>
    </w:p>
    <w:p w14:paraId="4F1D66B9" w14:textId="123BCF9A" w:rsidR="00B23EF5" w:rsidRPr="00D622A1" w:rsidRDefault="00B23EF5">
      <w:pPr>
        <w:spacing w:line="276" w:lineRule="auto"/>
        <w:jc w:val="both"/>
        <w:rPr>
          <w:rFonts w:ascii="Arial Narrow" w:hAnsi="Arial Narrow"/>
          <w:b/>
        </w:rPr>
      </w:pPr>
      <w:r w:rsidRPr="00D622A1">
        <w:rPr>
          <w:rFonts w:ascii="Arial Narrow" w:hAnsi="Arial Narrow" w:cs="Arial"/>
          <w:b/>
          <w:lang w:val="x-none" w:eastAsia="x-none"/>
        </w:rPr>
        <w:t xml:space="preserve">Parágrafo </w:t>
      </w:r>
      <w:r w:rsidRPr="00D622A1">
        <w:rPr>
          <w:rFonts w:ascii="Arial Narrow" w:hAnsi="Arial Narrow" w:cs="Arial"/>
          <w:b/>
          <w:lang w:eastAsia="x-none"/>
        </w:rPr>
        <w:t xml:space="preserve">Terceiro: </w:t>
      </w:r>
      <w:r w:rsidRPr="00D622A1">
        <w:rPr>
          <w:rFonts w:ascii="Arial Narrow" w:hAnsi="Arial Narrow" w:cs="Arial"/>
          <w:lang w:eastAsia="x-none"/>
        </w:rPr>
        <w:t xml:space="preserve">A </w:t>
      </w:r>
      <w:r w:rsidR="004A4BF4" w:rsidRPr="00D622A1">
        <w:rPr>
          <w:rFonts w:ascii="Arial Narrow" w:hAnsi="Arial Narrow" w:cs="Arial"/>
          <w:b/>
          <w:lang w:eastAsia="x-none"/>
        </w:rPr>
        <w:t>PARCEIR</w:t>
      </w:r>
      <w:r w:rsidRPr="00D622A1">
        <w:rPr>
          <w:rFonts w:ascii="Arial Narrow" w:hAnsi="Arial Narrow" w:cs="Arial"/>
          <w:b/>
          <w:lang w:eastAsia="x-none"/>
        </w:rPr>
        <w:t>A OUTORGANTE</w:t>
      </w:r>
      <w:r w:rsidRPr="00D622A1">
        <w:rPr>
          <w:rFonts w:ascii="Arial Narrow" w:hAnsi="Arial Narrow" w:cs="Arial"/>
          <w:lang w:eastAsia="x-none"/>
        </w:rPr>
        <w:t xml:space="preserve"> d</w:t>
      </w:r>
      <w:r w:rsidRPr="00D622A1">
        <w:rPr>
          <w:rFonts w:ascii="Arial Narrow" w:hAnsi="Arial Narrow"/>
        </w:rPr>
        <w:t xml:space="preserve">eclara ciente do direito que assiste as instituições </w:t>
      </w:r>
      <w:r w:rsidR="001F4D0E" w:rsidRPr="00D622A1">
        <w:rPr>
          <w:rFonts w:ascii="Arial Narrow" w:hAnsi="Arial Narrow"/>
        </w:rPr>
        <w:t xml:space="preserve">privadas, incluindo </w:t>
      </w:r>
      <w:r w:rsidRPr="00D622A1">
        <w:rPr>
          <w:rFonts w:ascii="Arial Narrow" w:hAnsi="Arial Narrow"/>
        </w:rPr>
        <w:t>banc</w:t>
      </w:r>
      <w:r w:rsidR="001F4D0E" w:rsidRPr="00D622A1">
        <w:rPr>
          <w:rFonts w:ascii="Arial Narrow" w:hAnsi="Arial Narrow"/>
        </w:rPr>
        <w:t>á</w:t>
      </w:r>
      <w:r w:rsidRPr="00D622A1">
        <w:rPr>
          <w:rFonts w:ascii="Arial Narrow" w:hAnsi="Arial Narrow"/>
        </w:rPr>
        <w:t>rias</w:t>
      </w:r>
      <w:r w:rsidR="001F4D0E" w:rsidRPr="00D622A1">
        <w:rPr>
          <w:rFonts w:ascii="Arial Narrow" w:hAnsi="Arial Narrow"/>
        </w:rPr>
        <w:t>, comerciais, industriais</w:t>
      </w:r>
      <w:r w:rsidRPr="00D622A1">
        <w:rPr>
          <w:rFonts w:ascii="Arial Narrow" w:hAnsi="Arial Narrow"/>
        </w:rPr>
        <w:t xml:space="preserve"> e financeiras</w:t>
      </w:r>
      <w:r w:rsidR="001F4D0E" w:rsidRPr="00D622A1">
        <w:rPr>
          <w:rFonts w:ascii="Arial Narrow" w:hAnsi="Arial Narrow"/>
        </w:rPr>
        <w:t>,</w:t>
      </w:r>
      <w:r w:rsidRPr="00D622A1">
        <w:rPr>
          <w:rFonts w:ascii="Arial Narrow" w:hAnsi="Arial Narrow"/>
        </w:rPr>
        <w:t xml:space="preserve"> de fiscalizar os </w:t>
      </w:r>
      <w:r w:rsidR="001F4D0E" w:rsidRPr="00D622A1">
        <w:rPr>
          <w:rFonts w:ascii="Arial Narrow" w:hAnsi="Arial Narrow"/>
        </w:rPr>
        <w:t xml:space="preserve">imóveis ora cedidos em parceria em decorrência de financiamentos concedidos aos </w:t>
      </w:r>
      <w:r w:rsidR="001F4D0E" w:rsidRPr="00D622A1">
        <w:rPr>
          <w:rFonts w:ascii="Arial Narrow" w:hAnsi="Arial Narrow"/>
          <w:b/>
        </w:rPr>
        <w:t xml:space="preserve">PARCEIROS OUTORGADOS </w:t>
      </w:r>
      <w:r w:rsidR="001F4D0E" w:rsidRPr="00D622A1">
        <w:rPr>
          <w:rFonts w:ascii="Arial Narrow" w:hAnsi="Arial Narrow"/>
        </w:rPr>
        <w:t>para exploração e/ou edificação de benfeitorias realizadas nestes bens</w:t>
      </w:r>
      <w:r w:rsidRPr="00D622A1">
        <w:rPr>
          <w:rFonts w:ascii="Arial Narrow" w:hAnsi="Arial Narrow"/>
        </w:rPr>
        <w:t xml:space="preserve">, </w:t>
      </w:r>
      <w:r w:rsidR="001F4D0E" w:rsidRPr="00D622A1">
        <w:rPr>
          <w:rFonts w:ascii="Arial Narrow" w:hAnsi="Arial Narrow"/>
        </w:rPr>
        <w:t xml:space="preserve">e, </w:t>
      </w:r>
      <w:r w:rsidRPr="00D622A1">
        <w:rPr>
          <w:rFonts w:ascii="Arial Narrow" w:hAnsi="Arial Narrow"/>
        </w:rPr>
        <w:t>por conseguinte, os bens vinculados localizados nas propriedades</w:t>
      </w:r>
      <w:r w:rsidR="001F4D0E" w:rsidRPr="00D622A1">
        <w:rPr>
          <w:rFonts w:ascii="Arial Narrow" w:hAnsi="Arial Narrow"/>
        </w:rPr>
        <w:t xml:space="preserve">; </w:t>
      </w:r>
      <w:r w:rsidRPr="00D622A1">
        <w:rPr>
          <w:rFonts w:ascii="Arial Narrow" w:hAnsi="Arial Narrow"/>
        </w:rPr>
        <w:t>concordando que ditos bens ali permaneçam até o final da liquidação das dívidas pertinentes, mantendo-se essa condição mesmo no caso de alienação do imóvel.</w:t>
      </w:r>
    </w:p>
    <w:p w14:paraId="35FAA492" w14:textId="77777777" w:rsidR="00C22FA3" w:rsidRPr="00D622A1" w:rsidRDefault="00C22FA3">
      <w:pPr>
        <w:spacing w:line="276" w:lineRule="auto"/>
        <w:jc w:val="center"/>
        <w:rPr>
          <w:rFonts w:ascii="Arial Narrow" w:eastAsia="Calibri" w:hAnsi="Arial Narrow" w:cs="Arial"/>
          <w:b/>
          <w:u w:val="single"/>
          <w:lang w:eastAsia="en-US"/>
        </w:rPr>
      </w:pPr>
    </w:p>
    <w:p w14:paraId="6B8834F3" w14:textId="77777777" w:rsidR="00A8423C" w:rsidRPr="00D622A1" w:rsidRDefault="00A8423C">
      <w:pPr>
        <w:spacing w:line="276" w:lineRule="auto"/>
        <w:jc w:val="center"/>
        <w:rPr>
          <w:rFonts w:ascii="Arial Narrow" w:eastAsia="Calibri" w:hAnsi="Arial Narrow" w:cs="Arial"/>
          <w:b/>
          <w:u w:val="single"/>
          <w:lang w:eastAsia="en-US"/>
        </w:rPr>
      </w:pPr>
      <w:r w:rsidRPr="00D622A1">
        <w:rPr>
          <w:rFonts w:ascii="Arial Narrow" w:eastAsia="Calibri" w:hAnsi="Arial Narrow" w:cs="Arial"/>
          <w:b/>
          <w:u w:val="single"/>
          <w:lang w:eastAsia="en-US"/>
        </w:rPr>
        <w:t>DISPOSIÇÕES GERAIS</w:t>
      </w:r>
    </w:p>
    <w:p w14:paraId="63644C28" w14:textId="77777777" w:rsidR="00A8423C" w:rsidRPr="00D622A1" w:rsidRDefault="00A8423C">
      <w:pPr>
        <w:spacing w:line="276" w:lineRule="auto"/>
        <w:jc w:val="both"/>
        <w:rPr>
          <w:rFonts w:ascii="Arial Narrow" w:eastAsia="Calibri" w:hAnsi="Arial Narrow" w:cs="Arial"/>
          <w:b/>
          <w:lang w:eastAsia="en-US"/>
        </w:rPr>
      </w:pPr>
      <w:r w:rsidRPr="00D622A1">
        <w:rPr>
          <w:rFonts w:ascii="Arial Narrow" w:eastAsia="Calibri" w:hAnsi="Arial Narrow" w:cs="Arial"/>
          <w:b/>
          <w:lang w:eastAsia="en-US"/>
        </w:rPr>
        <w:t xml:space="preserve">CLÁUSULA DÉCIMA </w:t>
      </w:r>
      <w:r w:rsidR="00FA3EAF" w:rsidRPr="00D622A1">
        <w:rPr>
          <w:rFonts w:ascii="Arial Narrow" w:eastAsia="Calibri" w:hAnsi="Arial Narrow" w:cs="Arial"/>
          <w:b/>
          <w:lang w:eastAsia="en-US"/>
        </w:rPr>
        <w:t>QU</w:t>
      </w:r>
      <w:r w:rsidR="00EB1CF0" w:rsidRPr="00D622A1">
        <w:rPr>
          <w:rFonts w:ascii="Arial Narrow" w:eastAsia="Calibri" w:hAnsi="Arial Narrow" w:cs="Arial"/>
          <w:b/>
          <w:lang w:eastAsia="en-US"/>
        </w:rPr>
        <w:t>INTA</w:t>
      </w:r>
      <w:r w:rsidRPr="00D622A1">
        <w:rPr>
          <w:rFonts w:ascii="Arial Narrow" w:eastAsia="Calibri" w:hAnsi="Arial Narrow" w:cs="Arial"/>
          <w:b/>
          <w:lang w:eastAsia="en-US"/>
        </w:rPr>
        <w:t>:</w:t>
      </w:r>
      <w:r w:rsidRPr="00D622A1">
        <w:rPr>
          <w:rFonts w:ascii="Arial Narrow" w:eastAsia="Calibri" w:hAnsi="Arial Narrow" w:cs="Arial"/>
          <w:lang w:eastAsia="en-US"/>
        </w:rPr>
        <w:t xml:space="preserve"> Este instrumento constitui acordo irrevogável e irretratável entre as partes, obrigando seus respectivos sucessores, em todos os seus termos, sendo que nenhuma alteração terá qualquer efeito, a menos que feita por escrito e assinada por cada um dos parceiros.</w:t>
      </w:r>
    </w:p>
    <w:p w14:paraId="19CA7A5E" w14:textId="77777777" w:rsidR="00F57694" w:rsidRPr="00D622A1" w:rsidRDefault="00F57694">
      <w:pPr>
        <w:spacing w:line="276" w:lineRule="auto"/>
        <w:jc w:val="both"/>
        <w:rPr>
          <w:rFonts w:ascii="Arial Narrow" w:eastAsia="Calibri" w:hAnsi="Arial Narrow" w:cs="Arial"/>
          <w:b/>
          <w:lang w:eastAsia="en-US"/>
        </w:rPr>
      </w:pPr>
    </w:p>
    <w:p w14:paraId="07C527D7" w14:textId="52B45724" w:rsidR="00A8423C" w:rsidRPr="00D622A1" w:rsidRDefault="00A8423C">
      <w:pPr>
        <w:spacing w:line="276" w:lineRule="auto"/>
        <w:jc w:val="both"/>
        <w:rPr>
          <w:rFonts w:ascii="Arial Narrow" w:eastAsia="Calibri" w:hAnsi="Arial Narrow" w:cs="Arial"/>
          <w:lang w:eastAsia="en-US"/>
        </w:rPr>
      </w:pPr>
      <w:r w:rsidRPr="50589495">
        <w:rPr>
          <w:rFonts w:ascii="Arial Narrow" w:eastAsia="Calibri" w:hAnsi="Arial Narrow" w:cs="Arial"/>
          <w:b/>
          <w:bCs/>
          <w:lang w:eastAsia="en-US"/>
        </w:rPr>
        <w:t xml:space="preserve">CLÁUSULA DÉCIMA </w:t>
      </w:r>
      <w:r w:rsidR="00EB1CF0" w:rsidRPr="50589495">
        <w:rPr>
          <w:rFonts w:ascii="Arial Narrow" w:eastAsia="Calibri" w:hAnsi="Arial Narrow" w:cs="Arial"/>
          <w:b/>
          <w:bCs/>
          <w:lang w:eastAsia="en-US"/>
        </w:rPr>
        <w:t>SEXTA</w:t>
      </w:r>
      <w:r w:rsidRPr="50589495">
        <w:rPr>
          <w:rFonts w:ascii="Arial Narrow" w:eastAsia="Calibri" w:hAnsi="Arial Narrow" w:cs="Arial"/>
          <w:b/>
          <w:bCs/>
          <w:lang w:eastAsia="en-US"/>
        </w:rPr>
        <w:t>:</w:t>
      </w:r>
      <w:r w:rsidRPr="50589495">
        <w:rPr>
          <w:rFonts w:ascii="Arial Narrow" w:eastAsia="Calibri" w:hAnsi="Arial Narrow" w:cs="Arial"/>
          <w:lang w:eastAsia="en-US"/>
        </w:rPr>
        <w:t xml:space="preserve"> Resta</w:t>
      </w:r>
      <w:r w:rsidR="005900FE" w:rsidRPr="50589495">
        <w:rPr>
          <w:rFonts w:ascii="Arial Narrow" w:eastAsia="Calibri" w:hAnsi="Arial Narrow" w:cs="Arial"/>
          <w:lang w:eastAsia="en-US"/>
        </w:rPr>
        <w:t>,</w:t>
      </w:r>
      <w:r w:rsidRPr="50589495">
        <w:rPr>
          <w:rFonts w:ascii="Arial Narrow" w:eastAsia="Calibri" w:hAnsi="Arial Narrow" w:cs="Arial"/>
          <w:lang w:eastAsia="en-US"/>
        </w:rPr>
        <w:t xml:space="preserve"> desde já</w:t>
      </w:r>
      <w:r w:rsidR="005900FE" w:rsidRPr="50589495">
        <w:rPr>
          <w:rFonts w:ascii="Arial Narrow" w:eastAsia="Calibri" w:hAnsi="Arial Narrow" w:cs="Arial"/>
          <w:lang w:eastAsia="en-US"/>
        </w:rPr>
        <w:t>,</w:t>
      </w:r>
      <w:r w:rsidRPr="50589495">
        <w:rPr>
          <w:rFonts w:ascii="Arial Narrow" w:eastAsia="Calibri" w:hAnsi="Arial Narrow" w:cs="Arial"/>
          <w:lang w:eastAsia="en-US"/>
        </w:rPr>
        <w:t xml:space="preserve"> </w:t>
      </w:r>
      <w:r w:rsidR="005900FE" w:rsidRPr="50589495">
        <w:rPr>
          <w:rFonts w:ascii="Arial Narrow" w:eastAsia="Calibri" w:hAnsi="Arial Narrow" w:cs="Arial"/>
          <w:lang w:eastAsia="en-US"/>
        </w:rPr>
        <w:t xml:space="preserve">vedada </w:t>
      </w:r>
      <w:r w:rsidRPr="50589495">
        <w:rPr>
          <w:rFonts w:ascii="Arial Narrow" w:eastAsia="Calibri" w:hAnsi="Arial Narrow" w:cs="Arial"/>
          <w:lang w:eastAsia="en-US"/>
        </w:rPr>
        <w:t>ao</w:t>
      </w:r>
      <w:r w:rsidR="00067138" w:rsidRPr="50589495">
        <w:rPr>
          <w:rFonts w:ascii="Arial Narrow" w:eastAsia="Calibri" w:hAnsi="Arial Narrow" w:cs="Arial"/>
          <w:lang w:eastAsia="en-US"/>
        </w:rPr>
        <w:t>s</w:t>
      </w:r>
      <w:r w:rsidRPr="50589495">
        <w:rPr>
          <w:rFonts w:ascii="Arial Narrow" w:eastAsia="Calibri" w:hAnsi="Arial Narrow" w:cs="Arial"/>
          <w:lang w:eastAsia="en-US"/>
        </w:rPr>
        <w:t xml:space="preserve"> </w:t>
      </w:r>
      <w:r w:rsidRPr="50589495">
        <w:rPr>
          <w:rFonts w:ascii="Arial Narrow" w:eastAsia="Calibri" w:hAnsi="Arial Narrow" w:cs="Arial"/>
          <w:b/>
          <w:bCs/>
          <w:lang w:eastAsia="en-US"/>
        </w:rPr>
        <w:t>PARCEIRO</w:t>
      </w:r>
      <w:r w:rsidR="00067138" w:rsidRPr="50589495">
        <w:rPr>
          <w:rFonts w:ascii="Arial Narrow" w:eastAsia="Calibri" w:hAnsi="Arial Narrow" w:cs="Arial"/>
          <w:b/>
          <w:bCs/>
          <w:lang w:eastAsia="en-US"/>
        </w:rPr>
        <w:t>S</w:t>
      </w:r>
      <w:r w:rsidRPr="50589495">
        <w:rPr>
          <w:rFonts w:ascii="Arial Narrow" w:eastAsia="Calibri" w:hAnsi="Arial Narrow" w:cs="Arial"/>
          <w:b/>
          <w:bCs/>
          <w:lang w:eastAsia="en-US"/>
        </w:rPr>
        <w:t xml:space="preserve"> OUTORGADO</w:t>
      </w:r>
      <w:r w:rsidR="00067138" w:rsidRPr="50589495">
        <w:rPr>
          <w:rFonts w:ascii="Arial Narrow" w:eastAsia="Calibri" w:hAnsi="Arial Narrow" w:cs="Arial"/>
          <w:b/>
          <w:bCs/>
          <w:lang w:eastAsia="en-US"/>
        </w:rPr>
        <w:t>S</w:t>
      </w:r>
      <w:r w:rsidRPr="50589495">
        <w:rPr>
          <w:rFonts w:ascii="Arial Narrow" w:eastAsia="Calibri" w:hAnsi="Arial Narrow" w:cs="Arial"/>
          <w:lang w:eastAsia="en-US"/>
        </w:rPr>
        <w:t xml:space="preserve"> a cessão do presente contrato e modifica</w:t>
      </w:r>
      <w:r w:rsidR="008626BE" w:rsidRPr="50589495">
        <w:rPr>
          <w:rFonts w:ascii="Arial Narrow" w:eastAsia="Calibri" w:hAnsi="Arial Narrow" w:cs="Arial"/>
          <w:lang w:eastAsia="en-US"/>
        </w:rPr>
        <w:t>ção</w:t>
      </w:r>
      <w:r w:rsidRPr="50589495">
        <w:rPr>
          <w:rFonts w:ascii="Arial Narrow" w:eastAsia="Calibri" w:hAnsi="Arial Narrow" w:cs="Arial"/>
          <w:lang w:eastAsia="en-US"/>
        </w:rPr>
        <w:t xml:space="preserve"> </w:t>
      </w:r>
      <w:r w:rsidR="008626BE" w:rsidRPr="50589495">
        <w:rPr>
          <w:rFonts w:ascii="Arial Narrow" w:eastAsia="Calibri" w:hAnsi="Arial Narrow" w:cs="Arial"/>
          <w:lang w:eastAsia="en-US"/>
        </w:rPr>
        <w:t>d</w:t>
      </w:r>
      <w:r w:rsidRPr="50589495">
        <w:rPr>
          <w:rFonts w:ascii="Arial Narrow" w:eastAsia="Calibri" w:hAnsi="Arial Narrow" w:cs="Arial"/>
          <w:lang w:eastAsia="en-US"/>
        </w:rPr>
        <w:t>a destinação do mesmo, salvo mediante prévio e expresso consentimento da outra parte.</w:t>
      </w:r>
    </w:p>
    <w:p w14:paraId="5BC23AB8" w14:textId="77777777" w:rsidR="001F4D0E" w:rsidRPr="00D622A1" w:rsidRDefault="001F4D0E">
      <w:pPr>
        <w:spacing w:line="276" w:lineRule="auto"/>
        <w:jc w:val="both"/>
        <w:rPr>
          <w:rFonts w:ascii="Arial Narrow" w:eastAsia="Calibri" w:hAnsi="Arial Narrow" w:cs="Arial"/>
          <w:lang w:eastAsia="en-US"/>
        </w:rPr>
      </w:pPr>
    </w:p>
    <w:p w14:paraId="319625B8" w14:textId="557CD85B" w:rsidR="00A8423C" w:rsidRPr="00D622A1" w:rsidRDefault="00FA3EAF">
      <w:pPr>
        <w:spacing w:line="276" w:lineRule="auto"/>
        <w:jc w:val="both"/>
        <w:rPr>
          <w:rFonts w:ascii="Arial Narrow" w:eastAsia="Calibri" w:hAnsi="Arial Narrow" w:cs="Arial"/>
          <w:lang w:eastAsia="en-US"/>
        </w:rPr>
      </w:pPr>
      <w:r w:rsidRPr="50589495">
        <w:rPr>
          <w:rFonts w:ascii="Arial Narrow" w:eastAsia="Calibri" w:hAnsi="Arial Narrow" w:cs="Arial"/>
          <w:b/>
          <w:bCs/>
          <w:lang w:eastAsia="en-US"/>
        </w:rPr>
        <w:t>CLÁUSULA DÉCIMA S</w:t>
      </w:r>
      <w:r w:rsidR="00EB1CF0" w:rsidRPr="50589495">
        <w:rPr>
          <w:rFonts w:ascii="Arial Narrow" w:eastAsia="Calibri" w:hAnsi="Arial Narrow" w:cs="Arial"/>
          <w:b/>
          <w:bCs/>
          <w:lang w:eastAsia="en-US"/>
        </w:rPr>
        <w:t>ÉTIMA</w:t>
      </w:r>
      <w:r w:rsidR="00A8423C" w:rsidRPr="50589495">
        <w:rPr>
          <w:rFonts w:ascii="Arial Narrow" w:eastAsia="Calibri" w:hAnsi="Arial Narrow" w:cs="Arial"/>
          <w:b/>
          <w:bCs/>
          <w:lang w:eastAsia="en-US"/>
        </w:rPr>
        <w:t xml:space="preserve">: </w:t>
      </w:r>
      <w:r w:rsidR="00A8423C" w:rsidRPr="50589495">
        <w:rPr>
          <w:rFonts w:ascii="Arial Narrow" w:eastAsia="Calibri" w:hAnsi="Arial Narrow" w:cs="Arial"/>
          <w:lang w:eastAsia="en-US"/>
        </w:rPr>
        <w:t>O</w:t>
      </w:r>
      <w:r w:rsidR="00067138" w:rsidRPr="50589495">
        <w:rPr>
          <w:rFonts w:ascii="Arial Narrow" w:eastAsia="Calibri" w:hAnsi="Arial Narrow" w:cs="Arial"/>
          <w:lang w:eastAsia="en-US"/>
        </w:rPr>
        <w:t>s</w:t>
      </w:r>
      <w:r w:rsidR="00A8423C" w:rsidRPr="50589495">
        <w:rPr>
          <w:rFonts w:ascii="Arial Narrow" w:eastAsia="Calibri" w:hAnsi="Arial Narrow" w:cs="Arial"/>
          <w:lang w:eastAsia="en-US"/>
        </w:rPr>
        <w:t xml:space="preserve"> </w:t>
      </w:r>
      <w:r w:rsidR="00A8423C" w:rsidRPr="50589495">
        <w:rPr>
          <w:rFonts w:ascii="Arial Narrow" w:eastAsia="Calibri" w:hAnsi="Arial Narrow" w:cs="Arial"/>
          <w:b/>
          <w:bCs/>
          <w:lang w:eastAsia="en-US"/>
        </w:rPr>
        <w:t>PARCEIRO</w:t>
      </w:r>
      <w:r w:rsidR="00067138" w:rsidRPr="50589495">
        <w:rPr>
          <w:rFonts w:ascii="Arial Narrow" w:eastAsia="Calibri" w:hAnsi="Arial Narrow" w:cs="Arial"/>
          <w:b/>
          <w:bCs/>
          <w:lang w:eastAsia="en-US"/>
        </w:rPr>
        <w:t>S</w:t>
      </w:r>
      <w:r w:rsidR="00A8423C" w:rsidRPr="50589495">
        <w:rPr>
          <w:rFonts w:ascii="Arial Narrow" w:eastAsia="Calibri" w:hAnsi="Arial Narrow" w:cs="Arial"/>
          <w:b/>
          <w:bCs/>
          <w:lang w:eastAsia="en-US"/>
        </w:rPr>
        <w:t xml:space="preserve"> OUTORGADO</w:t>
      </w:r>
      <w:r w:rsidR="00067138" w:rsidRPr="50589495">
        <w:rPr>
          <w:rFonts w:ascii="Arial Narrow" w:eastAsia="Calibri" w:hAnsi="Arial Narrow" w:cs="Arial"/>
          <w:b/>
          <w:bCs/>
          <w:lang w:eastAsia="en-US"/>
        </w:rPr>
        <w:t>S</w:t>
      </w:r>
      <w:r w:rsidR="00A8423C" w:rsidRPr="50589495">
        <w:rPr>
          <w:rFonts w:ascii="Arial Narrow" w:eastAsia="Calibri" w:hAnsi="Arial Narrow" w:cs="Arial"/>
          <w:lang w:eastAsia="en-US"/>
        </w:rPr>
        <w:t xml:space="preserve"> se exime</w:t>
      </w:r>
      <w:r w:rsidR="00067138" w:rsidRPr="50589495">
        <w:rPr>
          <w:rFonts w:ascii="Arial Narrow" w:eastAsia="Calibri" w:hAnsi="Arial Narrow" w:cs="Arial"/>
          <w:lang w:eastAsia="en-US"/>
        </w:rPr>
        <w:t>m</w:t>
      </w:r>
      <w:r w:rsidR="005900FE" w:rsidRPr="50589495">
        <w:rPr>
          <w:rFonts w:ascii="Arial Narrow" w:eastAsia="Calibri" w:hAnsi="Arial Narrow" w:cs="Arial"/>
          <w:lang w:eastAsia="en-US"/>
        </w:rPr>
        <w:t>,</w:t>
      </w:r>
      <w:r w:rsidR="00A8423C" w:rsidRPr="50589495">
        <w:rPr>
          <w:rFonts w:ascii="Arial Narrow" w:eastAsia="Calibri" w:hAnsi="Arial Narrow" w:cs="Arial"/>
          <w:lang w:eastAsia="en-US"/>
        </w:rPr>
        <w:t xml:space="preserve"> desde já</w:t>
      </w:r>
      <w:r w:rsidR="005900FE" w:rsidRPr="50589495">
        <w:rPr>
          <w:rFonts w:ascii="Arial Narrow" w:eastAsia="Calibri" w:hAnsi="Arial Narrow" w:cs="Arial"/>
          <w:lang w:eastAsia="en-US"/>
        </w:rPr>
        <w:t>,</w:t>
      </w:r>
      <w:r w:rsidR="00A8423C" w:rsidRPr="50589495">
        <w:rPr>
          <w:rFonts w:ascii="Arial Narrow" w:eastAsia="Calibri" w:hAnsi="Arial Narrow" w:cs="Arial"/>
          <w:lang w:eastAsia="en-US"/>
        </w:rPr>
        <w:t xml:space="preserve"> de quaisquer ônus que venham a recair sobre os imóveis e bens objetos do presente contrato de parceria e ora cedidos pela </w:t>
      </w:r>
      <w:r w:rsidR="00A8423C" w:rsidRPr="50589495">
        <w:rPr>
          <w:rFonts w:ascii="Arial Narrow" w:eastAsia="Calibri" w:hAnsi="Arial Narrow" w:cs="Arial"/>
          <w:b/>
          <w:bCs/>
          <w:lang w:eastAsia="en-US"/>
        </w:rPr>
        <w:t>PARCEIRA OUTORGANTE,</w:t>
      </w:r>
      <w:r w:rsidR="00A8423C" w:rsidRPr="50589495">
        <w:rPr>
          <w:rFonts w:ascii="Arial Narrow" w:eastAsia="Calibri" w:hAnsi="Arial Narrow" w:cs="Arial"/>
          <w:lang w:eastAsia="en-US"/>
        </w:rPr>
        <w:t xml:space="preserve"> por força de dívidas assumidas exclusivamente por ela e/ou que não decorram da exploração das atividades rurais objeto da presente parceria, salvo as obrigações contraídas pelos </w:t>
      </w:r>
      <w:r w:rsidR="001F4D0E" w:rsidRPr="50589495">
        <w:rPr>
          <w:rFonts w:ascii="Arial Narrow" w:eastAsia="Calibri" w:hAnsi="Arial Narrow" w:cs="Arial"/>
          <w:lang w:eastAsia="en-US"/>
        </w:rPr>
        <w:t xml:space="preserve">próprios </w:t>
      </w:r>
      <w:r w:rsidR="001F4D0E" w:rsidRPr="50589495">
        <w:rPr>
          <w:rFonts w:ascii="Arial Narrow" w:eastAsia="Calibri" w:hAnsi="Arial Narrow" w:cs="Arial"/>
          <w:b/>
          <w:bCs/>
          <w:lang w:eastAsia="en-US"/>
        </w:rPr>
        <w:t>PARCEIROS OUTORGADOS</w:t>
      </w:r>
      <w:r w:rsidR="00A8423C" w:rsidRPr="50589495">
        <w:rPr>
          <w:rFonts w:ascii="Arial Narrow" w:eastAsia="Calibri" w:hAnsi="Arial Narrow" w:cs="Arial"/>
          <w:lang w:eastAsia="en-US"/>
        </w:rPr>
        <w:t>, aquelas diretas ou indiretamente assumidas por força deste instrumento ou em decorrência dele.</w:t>
      </w:r>
    </w:p>
    <w:p w14:paraId="6831C9AD" w14:textId="77777777" w:rsidR="00A8423C" w:rsidRPr="00D622A1" w:rsidRDefault="00A8423C">
      <w:pPr>
        <w:spacing w:line="276" w:lineRule="auto"/>
        <w:jc w:val="both"/>
        <w:rPr>
          <w:rFonts w:ascii="Arial Narrow" w:eastAsia="Calibri" w:hAnsi="Arial Narrow" w:cs="Arial"/>
          <w:lang w:eastAsia="en-US"/>
        </w:rPr>
      </w:pPr>
    </w:p>
    <w:p w14:paraId="5912D6C6" w14:textId="30CB6FFA" w:rsidR="00A8423C" w:rsidRPr="00D622A1" w:rsidRDefault="00A8423C">
      <w:pPr>
        <w:spacing w:line="276" w:lineRule="auto"/>
        <w:jc w:val="both"/>
        <w:rPr>
          <w:rFonts w:ascii="Arial Narrow" w:eastAsia="Calibri" w:hAnsi="Arial Narrow" w:cs="Arial"/>
          <w:lang w:eastAsia="en-US"/>
        </w:rPr>
      </w:pPr>
      <w:r w:rsidRPr="50589495">
        <w:rPr>
          <w:rFonts w:ascii="Arial Narrow" w:eastAsia="Calibri" w:hAnsi="Arial Narrow" w:cs="Arial"/>
          <w:b/>
          <w:bCs/>
          <w:lang w:eastAsia="en-US"/>
        </w:rPr>
        <w:t xml:space="preserve">CLÁUSULA DÉCIMA </w:t>
      </w:r>
      <w:r w:rsidR="00EB1CF0" w:rsidRPr="50589495">
        <w:rPr>
          <w:rFonts w:ascii="Arial Narrow" w:eastAsia="Calibri" w:hAnsi="Arial Narrow" w:cs="Arial"/>
          <w:b/>
          <w:bCs/>
          <w:lang w:eastAsia="en-US"/>
        </w:rPr>
        <w:t>OITAV</w:t>
      </w:r>
      <w:r w:rsidR="00FA3EAF" w:rsidRPr="50589495">
        <w:rPr>
          <w:rFonts w:ascii="Arial Narrow" w:eastAsia="Calibri" w:hAnsi="Arial Narrow" w:cs="Arial"/>
          <w:b/>
          <w:bCs/>
          <w:lang w:eastAsia="en-US"/>
        </w:rPr>
        <w:t>A</w:t>
      </w:r>
      <w:r w:rsidRPr="50589495">
        <w:rPr>
          <w:rFonts w:ascii="Arial Narrow" w:eastAsia="Calibri" w:hAnsi="Arial Narrow" w:cs="Arial"/>
          <w:b/>
          <w:bCs/>
          <w:lang w:eastAsia="en-US"/>
        </w:rPr>
        <w:t>:</w:t>
      </w:r>
      <w:r w:rsidRPr="50589495">
        <w:rPr>
          <w:rFonts w:ascii="Arial Narrow" w:eastAsia="Calibri" w:hAnsi="Arial Narrow" w:cs="Arial"/>
          <w:lang w:eastAsia="en-US"/>
        </w:rPr>
        <w:t xml:space="preserve"> A relação estabelecida pelo presente contrato em hipótese alguma se regerá pelas normas insculpidas na Consolidação das Leis do Trabalho, mas sim pelas constantes no Estatuto da Terra (Lei nº 4.504/</w:t>
      </w:r>
      <w:r w:rsidR="005900FE" w:rsidRPr="50589495">
        <w:rPr>
          <w:rFonts w:ascii="Arial Narrow" w:eastAsia="Calibri" w:hAnsi="Arial Narrow" w:cs="Arial"/>
          <w:lang w:eastAsia="en-US"/>
        </w:rPr>
        <w:t>1.9</w:t>
      </w:r>
      <w:r w:rsidRPr="50589495">
        <w:rPr>
          <w:rFonts w:ascii="Arial Narrow" w:eastAsia="Calibri" w:hAnsi="Arial Narrow" w:cs="Arial"/>
          <w:lang w:eastAsia="en-US"/>
        </w:rPr>
        <w:t>64) e no Decreto 59.566/</w:t>
      </w:r>
      <w:r w:rsidR="005900FE" w:rsidRPr="50589495">
        <w:rPr>
          <w:rFonts w:ascii="Arial Narrow" w:eastAsia="Calibri" w:hAnsi="Arial Narrow" w:cs="Arial"/>
          <w:lang w:eastAsia="en-US"/>
        </w:rPr>
        <w:t>1.9</w:t>
      </w:r>
      <w:r w:rsidRPr="50589495">
        <w:rPr>
          <w:rFonts w:ascii="Arial Narrow" w:eastAsia="Calibri" w:hAnsi="Arial Narrow" w:cs="Arial"/>
          <w:lang w:eastAsia="en-US"/>
        </w:rPr>
        <w:t>66, uma vez que o</w:t>
      </w:r>
      <w:r w:rsidR="00067138" w:rsidRPr="50589495">
        <w:rPr>
          <w:rFonts w:ascii="Arial Narrow" w:eastAsia="Calibri" w:hAnsi="Arial Narrow" w:cs="Arial"/>
          <w:lang w:eastAsia="en-US"/>
        </w:rPr>
        <w:t>s</w:t>
      </w:r>
      <w:r w:rsidRPr="50589495">
        <w:rPr>
          <w:rFonts w:ascii="Arial Narrow" w:eastAsia="Calibri" w:hAnsi="Arial Narrow" w:cs="Arial"/>
          <w:lang w:eastAsia="en-US"/>
        </w:rPr>
        <w:t xml:space="preserve"> </w:t>
      </w:r>
      <w:r w:rsidRPr="50589495">
        <w:rPr>
          <w:rFonts w:ascii="Arial Narrow" w:eastAsia="Calibri" w:hAnsi="Arial Narrow" w:cs="Arial"/>
          <w:b/>
          <w:bCs/>
          <w:lang w:eastAsia="en-US"/>
        </w:rPr>
        <w:t>PARCEIRO</w:t>
      </w:r>
      <w:r w:rsidR="00067138" w:rsidRPr="50589495">
        <w:rPr>
          <w:rFonts w:ascii="Arial Narrow" w:eastAsia="Calibri" w:hAnsi="Arial Narrow" w:cs="Arial"/>
          <w:b/>
          <w:bCs/>
          <w:lang w:eastAsia="en-US"/>
        </w:rPr>
        <w:t>S</w:t>
      </w:r>
      <w:r w:rsidRPr="50589495">
        <w:rPr>
          <w:rFonts w:ascii="Arial Narrow" w:eastAsia="Calibri" w:hAnsi="Arial Narrow" w:cs="Arial"/>
          <w:b/>
          <w:bCs/>
          <w:lang w:eastAsia="en-US"/>
        </w:rPr>
        <w:t xml:space="preserve"> OUTORGADO</w:t>
      </w:r>
      <w:r w:rsidR="00067138" w:rsidRPr="50589495">
        <w:rPr>
          <w:rFonts w:ascii="Arial Narrow" w:eastAsia="Calibri" w:hAnsi="Arial Narrow" w:cs="Arial"/>
          <w:b/>
          <w:bCs/>
          <w:lang w:eastAsia="en-US"/>
        </w:rPr>
        <w:t>S</w:t>
      </w:r>
      <w:r w:rsidRPr="50589495">
        <w:rPr>
          <w:rFonts w:ascii="Arial Narrow" w:eastAsia="Calibri" w:hAnsi="Arial Narrow" w:cs="Arial"/>
          <w:lang w:eastAsia="en-US"/>
        </w:rPr>
        <w:t xml:space="preserve"> não se acha</w:t>
      </w:r>
      <w:r w:rsidR="00067138" w:rsidRPr="50589495">
        <w:rPr>
          <w:rFonts w:ascii="Arial Narrow" w:eastAsia="Calibri" w:hAnsi="Arial Narrow" w:cs="Arial"/>
          <w:lang w:eastAsia="en-US"/>
        </w:rPr>
        <w:t>m</w:t>
      </w:r>
      <w:r w:rsidR="008626BE" w:rsidRPr="50589495">
        <w:rPr>
          <w:rFonts w:ascii="Arial Narrow" w:eastAsia="Calibri" w:hAnsi="Arial Narrow" w:cs="Arial"/>
          <w:lang w:eastAsia="en-US"/>
        </w:rPr>
        <w:t xml:space="preserve"> </w:t>
      </w:r>
      <w:r w:rsidRPr="50589495">
        <w:rPr>
          <w:rFonts w:ascii="Arial Narrow" w:eastAsia="Calibri" w:hAnsi="Arial Narrow" w:cs="Arial"/>
          <w:lang w:eastAsia="en-US"/>
        </w:rPr>
        <w:t xml:space="preserve">sob </w:t>
      </w:r>
      <w:r w:rsidR="00067138" w:rsidRPr="50589495">
        <w:rPr>
          <w:rFonts w:ascii="Arial Narrow" w:eastAsia="Calibri" w:hAnsi="Arial Narrow" w:cs="Arial"/>
          <w:lang w:eastAsia="en-US"/>
        </w:rPr>
        <w:t xml:space="preserve">o </w:t>
      </w:r>
      <w:r w:rsidRPr="50589495">
        <w:rPr>
          <w:rFonts w:ascii="Arial Narrow" w:eastAsia="Calibri" w:hAnsi="Arial Narrow" w:cs="Arial"/>
          <w:lang w:eastAsia="en-US"/>
        </w:rPr>
        <w:t xml:space="preserve">vínculo de subordinação em relação à </w:t>
      </w:r>
      <w:r w:rsidRPr="50589495">
        <w:rPr>
          <w:rFonts w:ascii="Arial Narrow" w:eastAsia="Calibri" w:hAnsi="Arial Narrow" w:cs="Arial"/>
          <w:b/>
          <w:bCs/>
          <w:lang w:eastAsia="en-US"/>
        </w:rPr>
        <w:t xml:space="preserve">PARCEIRA </w:t>
      </w:r>
      <w:r w:rsidRPr="50589495">
        <w:rPr>
          <w:rFonts w:ascii="Arial Narrow" w:eastAsia="Calibri" w:hAnsi="Arial Narrow" w:cs="Arial"/>
          <w:b/>
          <w:bCs/>
          <w:lang w:eastAsia="en-US"/>
        </w:rPr>
        <w:lastRenderedPageBreak/>
        <w:t>OUTORGANTE</w:t>
      </w:r>
      <w:r w:rsidRPr="50589495">
        <w:rPr>
          <w:rFonts w:ascii="Arial Narrow" w:eastAsia="Calibri" w:hAnsi="Arial Narrow" w:cs="Arial"/>
          <w:lang w:eastAsia="en-US"/>
        </w:rPr>
        <w:t xml:space="preserve">, </w:t>
      </w:r>
      <w:r w:rsidR="002F2279" w:rsidRPr="50589495">
        <w:rPr>
          <w:rFonts w:ascii="Arial Narrow" w:eastAsia="Calibri" w:hAnsi="Arial Narrow" w:cs="Arial"/>
          <w:lang w:eastAsia="en-US"/>
        </w:rPr>
        <w:t>podendo</w:t>
      </w:r>
      <w:r w:rsidRPr="50589495">
        <w:rPr>
          <w:rFonts w:ascii="Arial Narrow" w:eastAsia="Calibri" w:hAnsi="Arial Narrow" w:cs="Arial"/>
          <w:lang w:eastAsia="en-US"/>
        </w:rPr>
        <w:t xml:space="preserve"> estipular seu</w:t>
      </w:r>
      <w:r w:rsidR="00067138" w:rsidRPr="50589495">
        <w:rPr>
          <w:rFonts w:ascii="Arial Narrow" w:eastAsia="Calibri" w:hAnsi="Arial Narrow" w:cs="Arial"/>
          <w:lang w:eastAsia="en-US"/>
        </w:rPr>
        <w:t>s</w:t>
      </w:r>
      <w:r w:rsidRPr="50589495">
        <w:rPr>
          <w:rFonts w:ascii="Arial Narrow" w:eastAsia="Calibri" w:hAnsi="Arial Narrow" w:cs="Arial"/>
          <w:lang w:eastAsia="en-US"/>
        </w:rPr>
        <w:t xml:space="preserve"> próprio</w:t>
      </w:r>
      <w:r w:rsidR="00067138" w:rsidRPr="50589495">
        <w:rPr>
          <w:rFonts w:ascii="Arial Narrow" w:eastAsia="Calibri" w:hAnsi="Arial Narrow" w:cs="Arial"/>
          <w:lang w:eastAsia="en-US"/>
        </w:rPr>
        <w:t>s</w:t>
      </w:r>
      <w:r w:rsidRPr="50589495">
        <w:rPr>
          <w:rFonts w:ascii="Arial Narrow" w:eastAsia="Calibri" w:hAnsi="Arial Narrow" w:cs="Arial"/>
          <w:lang w:eastAsia="en-US"/>
        </w:rPr>
        <w:t xml:space="preserve"> horário</w:t>
      </w:r>
      <w:r w:rsidR="00067138" w:rsidRPr="50589495">
        <w:rPr>
          <w:rFonts w:ascii="Arial Narrow" w:eastAsia="Calibri" w:hAnsi="Arial Narrow" w:cs="Arial"/>
          <w:lang w:eastAsia="en-US"/>
        </w:rPr>
        <w:t>s</w:t>
      </w:r>
      <w:r w:rsidRPr="50589495">
        <w:rPr>
          <w:rFonts w:ascii="Arial Narrow" w:eastAsia="Calibri" w:hAnsi="Arial Narrow" w:cs="Arial"/>
          <w:lang w:eastAsia="en-US"/>
        </w:rPr>
        <w:t xml:space="preserve"> de trabalho, assim como dos seus empregados e prepostos.</w:t>
      </w:r>
    </w:p>
    <w:p w14:paraId="42C65D78" w14:textId="07939AE6" w:rsidR="007F55A1" w:rsidRPr="00D622A1" w:rsidRDefault="007F55A1">
      <w:pPr>
        <w:spacing w:line="276" w:lineRule="auto"/>
        <w:jc w:val="both"/>
        <w:rPr>
          <w:rFonts w:ascii="Arial Narrow" w:eastAsia="Calibri" w:hAnsi="Arial Narrow" w:cs="Arial"/>
          <w:lang w:eastAsia="en-US"/>
        </w:rPr>
      </w:pPr>
    </w:p>
    <w:p w14:paraId="7E47435C" w14:textId="77777777" w:rsidR="005900FE" w:rsidRPr="00D622A1" w:rsidRDefault="005900FE">
      <w:pPr>
        <w:spacing w:line="276" w:lineRule="auto"/>
        <w:jc w:val="both"/>
        <w:rPr>
          <w:rFonts w:ascii="Arial Narrow" w:eastAsia="Calibri" w:hAnsi="Arial Narrow" w:cs="Arial"/>
          <w:lang w:eastAsia="en-US"/>
        </w:rPr>
      </w:pPr>
      <w:r w:rsidRPr="50589495">
        <w:rPr>
          <w:rFonts w:ascii="Arial Narrow" w:eastAsia="Calibri" w:hAnsi="Arial Narrow" w:cs="Arial"/>
          <w:b/>
          <w:bCs/>
          <w:highlight w:val="yellow"/>
          <w:lang w:eastAsia="en-US"/>
          <w:rPrChange w:id="51" w:author="Jakeline Granja" w:date="2020-02-04T14:46:00Z">
            <w:rPr>
              <w:rFonts w:ascii="Arial Narrow" w:eastAsia="Calibri" w:hAnsi="Arial Narrow" w:cs="Arial"/>
              <w:b/>
              <w:bCs/>
              <w:lang w:eastAsia="en-US"/>
            </w:rPr>
          </w:rPrChange>
        </w:rPr>
        <w:t xml:space="preserve">CLÁUSULA DÉCIMA NONA: </w:t>
      </w:r>
      <w:r w:rsidRPr="50589495">
        <w:rPr>
          <w:rFonts w:ascii="Arial Narrow" w:eastAsia="Calibri" w:hAnsi="Arial Narrow" w:cs="Arial"/>
          <w:highlight w:val="yellow"/>
          <w:lang w:eastAsia="en-US"/>
          <w:rPrChange w:id="52" w:author="Jakeline Granja" w:date="2020-02-04T14:46:00Z">
            <w:rPr>
              <w:rFonts w:ascii="Arial Narrow" w:eastAsia="Calibri" w:hAnsi="Arial Narrow" w:cs="Arial"/>
              <w:lang w:eastAsia="en-US"/>
            </w:rPr>
          </w:rPrChange>
        </w:rPr>
        <w:t>A relação estabelecida pelo presente contrato autoriza a abertura das respectivas inscrições estaduais pelas partes.</w:t>
      </w:r>
      <w:r w:rsidRPr="50589495">
        <w:rPr>
          <w:rFonts w:ascii="Arial Narrow" w:eastAsia="Calibri" w:hAnsi="Arial Narrow" w:cs="Arial"/>
          <w:lang w:eastAsia="en-US"/>
        </w:rPr>
        <w:t xml:space="preserve"> </w:t>
      </w:r>
    </w:p>
    <w:p w14:paraId="44AA0B33" w14:textId="77777777" w:rsidR="005900FE" w:rsidRPr="00D622A1" w:rsidRDefault="005900FE">
      <w:pPr>
        <w:spacing w:line="276" w:lineRule="auto"/>
        <w:jc w:val="both"/>
        <w:rPr>
          <w:rFonts w:ascii="Arial Narrow" w:eastAsia="Calibri" w:hAnsi="Arial Narrow" w:cs="Arial"/>
          <w:lang w:eastAsia="en-US"/>
        </w:rPr>
      </w:pPr>
    </w:p>
    <w:p w14:paraId="4EFCA1E1" w14:textId="77777777" w:rsidR="00A8423C" w:rsidRPr="00D622A1" w:rsidRDefault="00A8423C">
      <w:pPr>
        <w:spacing w:line="276" w:lineRule="auto"/>
        <w:jc w:val="center"/>
        <w:rPr>
          <w:rFonts w:ascii="Arial Narrow" w:eastAsia="Calibri" w:hAnsi="Arial Narrow" w:cs="Arial"/>
          <w:b/>
          <w:u w:val="single"/>
          <w:lang w:eastAsia="en-US"/>
        </w:rPr>
      </w:pPr>
      <w:r w:rsidRPr="00D622A1">
        <w:rPr>
          <w:rFonts w:ascii="Arial Narrow" w:eastAsia="Calibri" w:hAnsi="Arial Narrow" w:cs="Arial"/>
          <w:b/>
          <w:u w:val="single"/>
          <w:lang w:eastAsia="en-US"/>
        </w:rPr>
        <w:t>DO FORO</w:t>
      </w:r>
    </w:p>
    <w:p w14:paraId="4CDB140C" w14:textId="02531598" w:rsidR="00A8423C" w:rsidRPr="00D622A1" w:rsidRDefault="00B506A8">
      <w:pPr>
        <w:spacing w:line="276" w:lineRule="auto"/>
        <w:jc w:val="both"/>
        <w:rPr>
          <w:rFonts w:ascii="Arial Narrow" w:eastAsia="Calibri" w:hAnsi="Arial Narrow" w:cs="Arial"/>
          <w:lang w:eastAsia="en-US"/>
        </w:rPr>
      </w:pPr>
      <w:r w:rsidRPr="50589495">
        <w:rPr>
          <w:rFonts w:ascii="Arial Narrow" w:eastAsia="Calibri" w:hAnsi="Arial Narrow" w:cs="Arial"/>
          <w:b/>
          <w:bCs/>
          <w:lang w:eastAsia="en-US"/>
        </w:rPr>
        <w:t xml:space="preserve">CLÁUSULA </w:t>
      </w:r>
      <w:r w:rsidR="005900FE" w:rsidRPr="50589495">
        <w:rPr>
          <w:rFonts w:ascii="Arial Narrow" w:eastAsia="Calibri" w:hAnsi="Arial Narrow" w:cs="Arial"/>
          <w:b/>
          <w:bCs/>
          <w:lang w:eastAsia="en-US"/>
        </w:rPr>
        <w:t>VIGÉSIM</w:t>
      </w:r>
      <w:r w:rsidR="00EB1CF0" w:rsidRPr="50589495">
        <w:rPr>
          <w:rFonts w:ascii="Arial Narrow" w:eastAsia="Calibri" w:hAnsi="Arial Narrow" w:cs="Arial"/>
          <w:b/>
          <w:bCs/>
          <w:lang w:eastAsia="en-US"/>
        </w:rPr>
        <w:t>A</w:t>
      </w:r>
      <w:r w:rsidR="00A8423C" w:rsidRPr="50589495">
        <w:rPr>
          <w:rFonts w:ascii="Arial Narrow" w:eastAsia="Calibri" w:hAnsi="Arial Narrow" w:cs="Arial"/>
          <w:b/>
          <w:bCs/>
          <w:lang w:eastAsia="en-US"/>
        </w:rPr>
        <w:t>:</w:t>
      </w:r>
      <w:r w:rsidR="00A8423C" w:rsidRPr="50589495">
        <w:rPr>
          <w:rFonts w:ascii="Arial Narrow" w:eastAsia="Calibri" w:hAnsi="Arial Narrow" w:cs="Arial"/>
          <w:lang w:eastAsia="en-US"/>
        </w:rPr>
        <w:t xml:space="preserve"> Para dirimir quaisquer controvérsias oriundas deste instrumento, as partes elegem o foro da comarca de </w:t>
      </w:r>
      <w:r w:rsidR="008A4BAB" w:rsidRPr="50589495">
        <w:rPr>
          <w:rFonts w:ascii="Arial Narrow" w:eastAsia="Calibri" w:hAnsi="Arial Narrow" w:cs="Arial"/>
          <w:highlight w:val="yellow"/>
          <w:lang w:eastAsia="en-US"/>
        </w:rPr>
        <w:t>[...]</w:t>
      </w:r>
      <w:r w:rsidR="00A8423C" w:rsidRPr="50589495">
        <w:rPr>
          <w:rFonts w:ascii="Arial Narrow" w:eastAsia="Calibri" w:hAnsi="Arial Narrow" w:cs="Arial"/>
          <w:lang w:eastAsia="en-US"/>
        </w:rPr>
        <w:t xml:space="preserve">, Estado de </w:t>
      </w:r>
      <w:r w:rsidR="008A4BAB" w:rsidRPr="50589495">
        <w:rPr>
          <w:rFonts w:ascii="Arial Narrow" w:eastAsia="Calibri" w:hAnsi="Arial Narrow" w:cs="Arial"/>
          <w:highlight w:val="yellow"/>
          <w:lang w:eastAsia="en-US"/>
        </w:rPr>
        <w:t>[...]</w:t>
      </w:r>
      <w:r w:rsidR="00A8423C" w:rsidRPr="50589495">
        <w:rPr>
          <w:rFonts w:ascii="Arial Narrow" w:eastAsia="Calibri" w:hAnsi="Arial Narrow" w:cs="Arial"/>
          <w:lang w:eastAsia="en-US"/>
        </w:rPr>
        <w:t xml:space="preserve">, renunciando expressamente </w:t>
      </w:r>
      <w:r w:rsidR="008626BE" w:rsidRPr="50589495">
        <w:rPr>
          <w:rFonts w:ascii="Arial Narrow" w:eastAsia="Calibri" w:hAnsi="Arial Narrow" w:cs="Arial"/>
          <w:lang w:eastAsia="en-US"/>
        </w:rPr>
        <w:t xml:space="preserve">a </w:t>
      </w:r>
      <w:r w:rsidR="00A8423C" w:rsidRPr="50589495">
        <w:rPr>
          <w:rFonts w:ascii="Arial Narrow" w:eastAsia="Calibri" w:hAnsi="Arial Narrow" w:cs="Arial"/>
          <w:lang w:eastAsia="en-US"/>
        </w:rPr>
        <w:t>qualquer ou</w:t>
      </w:r>
      <w:r w:rsidR="008626BE" w:rsidRPr="50589495">
        <w:rPr>
          <w:rFonts w:ascii="Arial Narrow" w:eastAsia="Calibri" w:hAnsi="Arial Narrow" w:cs="Arial"/>
          <w:lang w:eastAsia="en-US"/>
        </w:rPr>
        <w:t>tro, por mais privilegiado que</w:t>
      </w:r>
      <w:r w:rsidR="00A8423C" w:rsidRPr="50589495">
        <w:rPr>
          <w:rFonts w:ascii="Arial Narrow" w:eastAsia="Calibri" w:hAnsi="Arial Narrow" w:cs="Arial"/>
          <w:lang w:eastAsia="en-US"/>
        </w:rPr>
        <w:t xml:space="preserve"> seja.</w:t>
      </w:r>
    </w:p>
    <w:p w14:paraId="0B9CEC00" w14:textId="77777777" w:rsidR="00A8423C" w:rsidRPr="00D622A1" w:rsidRDefault="00A8423C">
      <w:pPr>
        <w:spacing w:line="276" w:lineRule="auto"/>
        <w:jc w:val="both"/>
        <w:rPr>
          <w:rFonts w:ascii="Arial Narrow" w:eastAsia="Calibri" w:hAnsi="Arial Narrow" w:cs="Arial"/>
          <w:lang w:eastAsia="en-US"/>
        </w:rPr>
      </w:pPr>
    </w:p>
    <w:p w14:paraId="1E167519" w14:textId="66C3F74F" w:rsidR="00A8423C" w:rsidRPr="00D622A1" w:rsidRDefault="00A8423C">
      <w:pPr>
        <w:spacing w:line="276" w:lineRule="auto"/>
        <w:jc w:val="both"/>
        <w:rPr>
          <w:rFonts w:ascii="Arial Narrow" w:eastAsia="Calibri" w:hAnsi="Arial Narrow" w:cs="Arial"/>
          <w:lang w:eastAsia="en-US"/>
        </w:rPr>
      </w:pPr>
      <w:r w:rsidRPr="50589495">
        <w:rPr>
          <w:rFonts w:ascii="Arial Narrow" w:eastAsia="Calibri" w:hAnsi="Arial Narrow" w:cs="Arial"/>
          <w:lang w:eastAsia="en-US"/>
        </w:rPr>
        <w:t>Por estarem, assim justos e contratados, fir</w:t>
      </w:r>
      <w:r w:rsidR="0049538C" w:rsidRPr="50589495">
        <w:rPr>
          <w:rFonts w:ascii="Arial Narrow" w:eastAsia="Calibri" w:hAnsi="Arial Narrow" w:cs="Arial"/>
          <w:lang w:eastAsia="en-US"/>
        </w:rPr>
        <w:t xml:space="preserve">mam o presente instrumento, em </w:t>
      </w:r>
      <w:r w:rsidR="005900FE" w:rsidRPr="50589495">
        <w:rPr>
          <w:rFonts w:ascii="Arial Narrow" w:eastAsia="Calibri" w:hAnsi="Arial Narrow" w:cs="Arial"/>
          <w:lang w:eastAsia="en-US"/>
        </w:rPr>
        <w:t>0</w:t>
      </w:r>
      <w:r w:rsidR="0049538C" w:rsidRPr="50589495">
        <w:rPr>
          <w:rFonts w:ascii="Arial Narrow" w:eastAsia="Calibri" w:hAnsi="Arial Narrow" w:cs="Arial"/>
          <w:lang w:eastAsia="en-US"/>
        </w:rPr>
        <w:t>4 (</w:t>
      </w:r>
      <w:r w:rsidRPr="50589495">
        <w:rPr>
          <w:rFonts w:ascii="Arial Narrow" w:eastAsia="Calibri" w:hAnsi="Arial Narrow" w:cs="Arial"/>
          <w:lang w:eastAsia="en-US"/>
        </w:rPr>
        <w:t>quatro</w:t>
      </w:r>
      <w:r w:rsidR="0049538C" w:rsidRPr="50589495">
        <w:rPr>
          <w:rFonts w:ascii="Arial Narrow" w:eastAsia="Calibri" w:hAnsi="Arial Narrow" w:cs="Arial"/>
          <w:lang w:eastAsia="en-US"/>
        </w:rPr>
        <w:t>)</w:t>
      </w:r>
      <w:r w:rsidRPr="50589495">
        <w:rPr>
          <w:rFonts w:ascii="Arial Narrow" w:eastAsia="Calibri" w:hAnsi="Arial Narrow" w:cs="Arial"/>
          <w:lang w:eastAsia="en-US"/>
        </w:rPr>
        <w:t xml:space="preserve"> vias de igual teor</w:t>
      </w:r>
      <w:r w:rsidR="008626BE" w:rsidRPr="50589495">
        <w:rPr>
          <w:rFonts w:ascii="Arial Narrow" w:eastAsia="Calibri" w:hAnsi="Arial Narrow" w:cs="Arial"/>
          <w:lang w:eastAsia="en-US"/>
        </w:rPr>
        <w:t xml:space="preserve"> e forma</w:t>
      </w:r>
      <w:r w:rsidRPr="50589495">
        <w:rPr>
          <w:rFonts w:ascii="Arial Narrow" w:eastAsia="Calibri" w:hAnsi="Arial Narrow" w:cs="Arial"/>
          <w:lang w:eastAsia="en-US"/>
        </w:rPr>
        <w:t xml:space="preserve">, juntamente com </w:t>
      </w:r>
      <w:r w:rsidR="005900FE" w:rsidRPr="50589495">
        <w:rPr>
          <w:rFonts w:ascii="Arial Narrow" w:eastAsia="Calibri" w:hAnsi="Arial Narrow" w:cs="Arial"/>
          <w:lang w:eastAsia="en-US"/>
        </w:rPr>
        <w:t>0</w:t>
      </w:r>
      <w:r w:rsidRPr="50589495">
        <w:rPr>
          <w:rFonts w:ascii="Arial Narrow" w:eastAsia="Calibri" w:hAnsi="Arial Narrow" w:cs="Arial"/>
          <w:lang w:eastAsia="en-US"/>
        </w:rPr>
        <w:t>2 (duas) testemunhas.</w:t>
      </w:r>
    </w:p>
    <w:p w14:paraId="1031102A" w14:textId="77777777" w:rsidR="00D02DBE" w:rsidRPr="00D622A1" w:rsidRDefault="00D02DBE">
      <w:pPr>
        <w:spacing w:line="276" w:lineRule="auto"/>
        <w:rPr>
          <w:rFonts w:ascii="Arial Narrow" w:hAnsi="Arial Narrow" w:cs="Arial"/>
        </w:rPr>
      </w:pPr>
    </w:p>
    <w:p w14:paraId="62662B76" w14:textId="60331C7B" w:rsidR="00ED747C" w:rsidRPr="00D622A1" w:rsidRDefault="00D02DBE">
      <w:pPr>
        <w:spacing w:line="276" w:lineRule="auto"/>
        <w:rPr>
          <w:rFonts w:ascii="Arial Narrow" w:hAnsi="Arial Narrow" w:cs="Arial"/>
        </w:rPr>
      </w:pPr>
      <w:r w:rsidRPr="00D622A1">
        <w:rPr>
          <w:rFonts w:ascii="Arial Narrow" w:hAnsi="Arial Narrow" w:cs="Arial"/>
        </w:rPr>
        <w:t>[Município]</w:t>
      </w:r>
      <w:r w:rsidR="002F2279" w:rsidRPr="00D622A1">
        <w:rPr>
          <w:rFonts w:ascii="Arial Narrow" w:hAnsi="Arial Narrow" w:cs="Arial"/>
        </w:rPr>
        <w:t>/</w:t>
      </w:r>
      <w:r w:rsidRPr="00D622A1">
        <w:rPr>
          <w:rFonts w:ascii="Arial Narrow" w:hAnsi="Arial Narrow" w:cs="Arial"/>
        </w:rPr>
        <w:t>[Sigla Estado]</w:t>
      </w:r>
      <w:r w:rsidR="00ED747C" w:rsidRPr="00D622A1">
        <w:rPr>
          <w:rFonts w:ascii="Arial Narrow" w:hAnsi="Arial Narrow" w:cs="Arial"/>
        </w:rPr>
        <w:t xml:space="preserve">, </w:t>
      </w:r>
      <w:r w:rsidRPr="00D622A1">
        <w:rPr>
          <w:rFonts w:ascii="Arial Narrow" w:hAnsi="Arial Narrow" w:cs="Arial"/>
        </w:rPr>
        <w:t>[dia]</w:t>
      </w:r>
      <w:r w:rsidR="00067138" w:rsidRPr="00D622A1">
        <w:rPr>
          <w:rFonts w:ascii="Arial Narrow" w:hAnsi="Arial Narrow" w:cs="Arial"/>
        </w:rPr>
        <w:t xml:space="preserve"> de </w:t>
      </w:r>
      <w:r w:rsidRPr="00D622A1">
        <w:rPr>
          <w:rFonts w:ascii="Arial Narrow" w:hAnsi="Arial Narrow" w:cs="Arial"/>
        </w:rPr>
        <w:t>[mês]</w:t>
      </w:r>
      <w:r w:rsidR="0067310F" w:rsidRPr="00D622A1">
        <w:rPr>
          <w:rFonts w:ascii="Arial Narrow" w:hAnsi="Arial Narrow" w:cs="Arial"/>
        </w:rPr>
        <w:t xml:space="preserve"> de </w:t>
      </w:r>
      <w:r w:rsidRPr="00D622A1">
        <w:rPr>
          <w:rFonts w:ascii="Arial Narrow" w:hAnsi="Arial Narrow" w:cs="Arial"/>
        </w:rPr>
        <w:t>[ano]</w:t>
      </w:r>
      <w:r w:rsidR="00ED747C" w:rsidRPr="00D622A1">
        <w:rPr>
          <w:rFonts w:ascii="Arial Narrow" w:hAnsi="Arial Narrow" w:cs="Arial"/>
        </w:rPr>
        <w:t>.</w:t>
      </w:r>
    </w:p>
    <w:p w14:paraId="44DE7FF9" w14:textId="2CF100B9" w:rsidR="003B5BF1" w:rsidRPr="00D622A1" w:rsidRDefault="003B5BF1" w:rsidP="50589495">
      <w:pPr>
        <w:spacing w:line="276" w:lineRule="auto"/>
        <w:rPr>
          <w:rFonts w:ascii="Arial Narrow" w:hAnsi="Arial Narrow" w:cs="Arial"/>
        </w:rPr>
      </w:pPr>
    </w:p>
    <w:p w14:paraId="26E05AEF" w14:textId="77777777" w:rsidR="007D38D2" w:rsidRPr="00D622A1" w:rsidRDefault="007D38D2">
      <w:pPr>
        <w:spacing w:line="276" w:lineRule="auto"/>
        <w:jc w:val="both"/>
        <w:rPr>
          <w:rFonts w:ascii="Arial Narrow" w:hAnsi="Arial Narrow" w:cs="Arial"/>
          <w:color w:val="FF0000"/>
        </w:rPr>
      </w:pPr>
    </w:p>
    <w:p w14:paraId="080D56BF" w14:textId="77777777" w:rsidR="00ED747C" w:rsidRPr="00D622A1" w:rsidRDefault="00310D83">
      <w:pPr>
        <w:spacing w:line="276" w:lineRule="auto"/>
        <w:rPr>
          <w:rFonts w:ascii="Arial Narrow" w:eastAsia="Arial Unicode MS" w:hAnsi="Arial Narrow" w:cs="Arial Unicode MS"/>
          <w:b/>
        </w:rPr>
      </w:pPr>
      <w:r w:rsidRPr="00D622A1">
        <w:rPr>
          <w:rFonts w:ascii="Arial Narrow" w:eastAsia="Arial Unicode MS" w:hAnsi="Arial Narrow" w:cs="Arial Unicode MS"/>
          <w:b/>
        </w:rPr>
        <w:t>__</w:t>
      </w:r>
      <w:r w:rsidR="00ED747C" w:rsidRPr="00D622A1">
        <w:rPr>
          <w:rFonts w:ascii="Arial Narrow" w:eastAsia="Arial Unicode MS" w:hAnsi="Arial Narrow" w:cs="Arial Unicode MS"/>
          <w:b/>
        </w:rPr>
        <w:t>_________</w:t>
      </w:r>
      <w:r w:rsidR="002F2279" w:rsidRPr="00D622A1">
        <w:rPr>
          <w:rFonts w:ascii="Arial Narrow" w:eastAsia="Arial Unicode MS" w:hAnsi="Arial Narrow" w:cs="Arial Unicode MS"/>
          <w:b/>
        </w:rPr>
        <w:t>_____</w:t>
      </w:r>
      <w:r w:rsidRPr="00D622A1">
        <w:rPr>
          <w:rFonts w:ascii="Arial Narrow" w:eastAsia="Arial Unicode MS" w:hAnsi="Arial Narrow" w:cs="Arial Unicode MS"/>
          <w:b/>
        </w:rPr>
        <w:t>__________________</w:t>
      </w:r>
      <w:r w:rsidRPr="00D622A1">
        <w:rPr>
          <w:rFonts w:ascii="Arial Narrow" w:eastAsia="Arial Unicode MS" w:hAnsi="Arial Narrow" w:cs="Arial Unicode MS"/>
          <w:b/>
        </w:rPr>
        <w:tab/>
      </w:r>
      <w:r w:rsidRPr="00D622A1">
        <w:rPr>
          <w:rFonts w:ascii="Arial Narrow" w:eastAsia="Arial Unicode MS" w:hAnsi="Arial Narrow" w:cs="Arial Unicode MS"/>
          <w:b/>
        </w:rPr>
        <w:tab/>
        <w:t>______________________________</w:t>
      </w:r>
    </w:p>
    <w:p w14:paraId="72D722FC" w14:textId="26958E71" w:rsidR="00310D83" w:rsidRPr="00D622A1" w:rsidRDefault="0067310F" w:rsidP="50589495">
      <w:pPr>
        <w:spacing w:line="276" w:lineRule="auto"/>
        <w:rPr>
          <w:rFonts w:ascii="Arial Narrow" w:eastAsia="Arial Unicode MS" w:hAnsi="Arial Narrow" w:cs="Arial Unicode MS"/>
        </w:rPr>
      </w:pPr>
      <w:r w:rsidRPr="50589495">
        <w:rPr>
          <w:rFonts w:ascii="Arial Narrow" w:eastAsia="Arial Unicode MS" w:hAnsi="Arial Narrow" w:cs="Arial Unicode MS"/>
        </w:rPr>
        <w:t xml:space="preserve">Parceira Outorgante representada por </w:t>
      </w:r>
      <w:r>
        <w:tab/>
      </w:r>
      <w:r>
        <w:tab/>
      </w:r>
      <w:r>
        <w:tab/>
      </w:r>
      <w:r w:rsidR="00310D83" w:rsidRPr="50589495">
        <w:rPr>
          <w:rFonts w:ascii="Arial Narrow" w:eastAsia="Arial Unicode MS" w:hAnsi="Arial Narrow" w:cs="Arial Unicode MS"/>
        </w:rPr>
        <w:t xml:space="preserve">Parceira Outorgante representada por </w:t>
      </w:r>
    </w:p>
    <w:p w14:paraId="73376913" w14:textId="3DA0ECEF" w:rsidR="00ED747C" w:rsidRPr="00D622A1" w:rsidRDefault="00ED747C" w:rsidP="50589495">
      <w:pPr>
        <w:spacing w:line="276" w:lineRule="auto"/>
        <w:jc w:val="center"/>
        <w:rPr>
          <w:rFonts w:ascii="Arial Narrow" w:eastAsia="Arial Unicode MS" w:hAnsi="Arial Narrow" w:cs="Arial Unicode MS"/>
          <w:b/>
          <w:bCs/>
        </w:rPr>
      </w:pPr>
    </w:p>
    <w:p w14:paraId="2FC6E514" w14:textId="77777777" w:rsidR="00310D83" w:rsidRPr="00D622A1" w:rsidRDefault="00310D83">
      <w:pPr>
        <w:spacing w:line="276" w:lineRule="auto"/>
        <w:jc w:val="center"/>
        <w:rPr>
          <w:rFonts w:ascii="Arial Narrow" w:eastAsia="Arial Unicode MS" w:hAnsi="Arial Narrow" w:cs="Arial Unicode MS"/>
          <w:b/>
        </w:rPr>
      </w:pPr>
    </w:p>
    <w:p w14:paraId="7C4F0EBF" w14:textId="77777777" w:rsidR="00067138" w:rsidRPr="00D622A1" w:rsidRDefault="00310D83">
      <w:pPr>
        <w:spacing w:line="276" w:lineRule="auto"/>
        <w:rPr>
          <w:rFonts w:ascii="Arial Narrow" w:eastAsia="Arial Unicode MS" w:hAnsi="Arial Narrow" w:cs="Arial Unicode MS"/>
          <w:b/>
        </w:rPr>
      </w:pPr>
      <w:r w:rsidRPr="00D622A1">
        <w:rPr>
          <w:rFonts w:ascii="Arial Narrow" w:eastAsia="Arial Unicode MS" w:hAnsi="Arial Narrow" w:cs="Arial Unicode MS"/>
          <w:b/>
        </w:rPr>
        <w:t>_________</w:t>
      </w:r>
      <w:r w:rsidR="00067138" w:rsidRPr="00D622A1">
        <w:rPr>
          <w:rFonts w:ascii="Arial Narrow" w:eastAsia="Arial Unicode MS" w:hAnsi="Arial Narrow" w:cs="Arial Unicode MS"/>
          <w:b/>
        </w:rPr>
        <w:t>______________________</w:t>
      </w:r>
      <w:r w:rsidRPr="00D622A1">
        <w:rPr>
          <w:rFonts w:ascii="Arial Narrow" w:eastAsia="Arial Unicode MS" w:hAnsi="Arial Narrow" w:cs="Arial Unicode MS"/>
          <w:b/>
        </w:rPr>
        <w:tab/>
      </w:r>
      <w:r w:rsidRPr="00D622A1">
        <w:rPr>
          <w:rFonts w:ascii="Arial Narrow" w:eastAsia="Arial Unicode MS" w:hAnsi="Arial Narrow" w:cs="Arial Unicode MS"/>
          <w:b/>
        </w:rPr>
        <w:tab/>
      </w:r>
      <w:r w:rsidRPr="00D622A1">
        <w:rPr>
          <w:rFonts w:ascii="Arial Narrow" w:eastAsia="Arial Unicode MS" w:hAnsi="Arial Narrow" w:cs="Arial Unicode MS"/>
          <w:b/>
        </w:rPr>
        <w:tab/>
        <w:t>________________________________</w:t>
      </w:r>
    </w:p>
    <w:p w14:paraId="108C104C" w14:textId="77777777" w:rsidR="0067310F" w:rsidRPr="00D622A1" w:rsidRDefault="0067310F" w:rsidP="50589495">
      <w:pPr>
        <w:spacing w:line="276" w:lineRule="auto"/>
        <w:rPr>
          <w:rFonts w:ascii="Arial Narrow" w:eastAsia="Arial Unicode MS" w:hAnsi="Arial Narrow" w:cs="Arial Unicode MS"/>
        </w:rPr>
      </w:pPr>
      <w:r w:rsidRPr="50589495">
        <w:rPr>
          <w:rFonts w:ascii="Arial Narrow" w:eastAsia="Arial Unicode MS" w:hAnsi="Arial Narrow" w:cs="Arial Unicode MS"/>
        </w:rPr>
        <w:t>Parceiro Outorgado</w:t>
      </w:r>
      <w:r>
        <w:tab/>
      </w:r>
      <w:r>
        <w:tab/>
      </w:r>
      <w:r>
        <w:tab/>
      </w:r>
      <w:r>
        <w:tab/>
      </w:r>
      <w:r>
        <w:tab/>
      </w:r>
      <w:r w:rsidR="00310D83" w:rsidRPr="50589495">
        <w:rPr>
          <w:rFonts w:ascii="Arial Narrow" w:eastAsia="Arial Unicode MS" w:hAnsi="Arial Narrow" w:cs="Arial Unicode MS"/>
        </w:rPr>
        <w:t>Parceiro Outorgado</w:t>
      </w:r>
    </w:p>
    <w:p w14:paraId="6859F2C6" w14:textId="77777777" w:rsidR="00067138" w:rsidRPr="00D622A1" w:rsidRDefault="00067138">
      <w:pPr>
        <w:spacing w:line="276" w:lineRule="auto"/>
        <w:rPr>
          <w:rFonts w:ascii="Arial Narrow" w:eastAsia="Arial Unicode MS" w:hAnsi="Arial Narrow" w:cs="Arial Unicode MS"/>
          <w:b/>
        </w:rPr>
      </w:pPr>
    </w:p>
    <w:p w14:paraId="2E58C218" w14:textId="3D0974C8" w:rsidR="00067138" w:rsidRPr="00D622A1" w:rsidRDefault="00067138" w:rsidP="50589495">
      <w:pPr>
        <w:spacing w:line="276" w:lineRule="auto"/>
        <w:rPr>
          <w:rFonts w:ascii="Arial Narrow" w:eastAsia="Arial Unicode MS" w:hAnsi="Arial Narrow" w:cs="Arial Unicode MS"/>
          <w:b/>
          <w:bCs/>
        </w:rPr>
      </w:pPr>
    </w:p>
    <w:p w14:paraId="1E1ACEAA" w14:textId="77777777" w:rsidR="0067310F" w:rsidRPr="00D622A1" w:rsidRDefault="0067310F">
      <w:pPr>
        <w:spacing w:line="276" w:lineRule="auto"/>
        <w:jc w:val="center"/>
        <w:rPr>
          <w:rFonts w:ascii="Arial Narrow" w:eastAsia="Arial Unicode MS" w:hAnsi="Arial Narrow" w:cs="Arial Unicode MS"/>
          <w:b/>
        </w:rPr>
      </w:pPr>
      <w:r w:rsidRPr="00D622A1">
        <w:rPr>
          <w:rFonts w:ascii="Arial Narrow" w:eastAsia="Arial Unicode MS" w:hAnsi="Arial Narrow" w:cs="Arial Unicode MS"/>
          <w:b/>
        </w:rPr>
        <w:t>_______________________________________</w:t>
      </w:r>
    </w:p>
    <w:p w14:paraId="438FD1C7" w14:textId="77777777" w:rsidR="00EF6C6D" w:rsidRPr="00D622A1" w:rsidRDefault="0067310F">
      <w:pPr>
        <w:spacing w:line="276" w:lineRule="auto"/>
        <w:jc w:val="center"/>
        <w:rPr>
          <w:rFonts w:ascii="Arial Narrow" w:eastAsia="Arial Unicode MS" w:hAnsi="Arial Narrow" w:cs="Arial Unicode MS"/>
          <w:b/>
        </w:rPr>
      </w:pPr>
      <w:r w:rsidRPr="00D622A1">
        <w:rPr>
          <w:rFonts w:ascii="Arial Narrow" w:eastAsia="Arial Unicode MS" w:hAnsi="Arial Narrow" w:cs="Arial Unicode MS"/>
        </w:rPr>
        <w:t>Parceira Outorgada</w:t>
      </w:r>
    </w:p>
    <w:p w14:paraId="42D1B1B9" w14:textId="70C602B1" w:rsidR="00A41F4F" w:rsidRPr="00D622A1" w:rsidRDefault="00A41F4F" w:rsidP="50589495">
      <w:pPr>
        <w:spacing w:line="276" w:lineRule="auto"/>
        <w:rPr>
          <w:rFonts w:ascii="Arial Narrow" w:eastAsia="Arial Unicode MS" w:hAnsi="Arial Narrow" w:cs="Arial Unicode MS"/>
          <w:b/>
          <w:bCs/>
        </w:rPr>
      </w:pPr>
    </w:p>
    <w:p w14:paraId="019BD4A9" w14:textId="77777777" w:rsidR="0067310F" w:rsidRPr="00D622A1" w:rsidRDefault="0067310F" w:rsidP="50589495">
      <w:pPr>
        <w:spacing w:line="276" w:lineRule="auto"/>
        <w:rPr>
          <w:rFonts w:ascii="Arial Narrow" w:eastAsia="Arial Unicode MS" w:hAnsi="Arial Narrow" w:cs="Arial Unicode MS"/>
          <w:b/>
          <w:bCs/>
        </w:rPr>
      </w:pPr>
      <w:r w:rsidRPr="50589495">
        <w:rPr>
          <w:rFonts w:ascii="Arial Narrow" w:eastAsia="Arial Unicode MS" w:hAnsi="Arial Narrow" w:cs="Arial Unicode MS"/>
          <w:b/>
          <w:bCs/>
        </w:rPr>
        <w:t>Testemunhas:</w:t>
      </w:r>
    </w:p>
    <w:p w14:paraId="45539576" w14:textId="426C93BB" w:rsidR="001F4D0E" w:rsidRPr="00D622A1" w:rsidRDefault="001F4D0E" w:rsidP="50589495">
      <w:pPr>
        <w:spacing w:line="276" w:lineRule="auto"/>
        <w:rPr>
          <w:rFonts w:ascii="Arial Narrow" w:eastAsia="Arial Unicode MS" w:hAnsi="Arial Narrow" w:cs="Arial Unicode MS"/>
          <w:b/>
          <w:bCs/>
        </w:rPr>
      </w:pPr>
    </w:p>
    <w:p w14:paraId="18C572EB" w14:textId="77777777" w:rsidR="0067310F" w:rsidRPr="00D622A1" w:rsidRDefault="0067310F" w:rsidP="50589495">
      <w:pPr>
        <w:spacing w:line="276" w:lineRule="auto"/>
        <w:rPr>
          <w:rFonts w:ascii="Arial Narrow" w:eastAsia="Arial Unicode MS" w:hAnsi="Arial Narrow" w:cs="Arial Unicode MS"/>
          <w:b/>
          <w:bCs/>
        </w:rPr>
      </w:pPr>
      <w:r w:rsidRPr="50589495">
        <w:rPr>
          <w:rFonts w:ascii="Arial Narrow" w:eastAsia="Arial Unicode MS" w:hAnsi="Arial Narrow" w:cs="Arial Unicode MS"/>
          <w:b/>
          <w:bCs/>
        </w:rPr>
        <w:t>_________________________</w:t>
      </w:r>
      <w:r>
        <w:tab/>
      </w:r>
      <w:r>
        <w:tab/>
      </w:r>
      <w:r>
        <w:tab/>
      </w:r>
      <w:r>
        <w:tab/>
      </w:r>
      <w:r w:rsidRPr="50589495">
        <w:rPr>
          <w:rFonts w:ascii="Arial Narrow" w:eastAsia="Arial Unicode MS" w:hAnsi="Arial Narrow" w:cs="Arial Unicode MS"/>
          <w:b/>
          <w:bCs/>
        </w:rPr>
        <w:t>_________________________</w:t>
      </w:r>
    </w:p>
    <w:p w14:paraId="69D6687A" w14:textId="77777777" w:rsidR="0067310F" w:rsidRPr="00D622A1" w:rsidRDefault="0067310F" w:rsidP="50589495">
      <w:pPr>
        <w:spacing w:line="276" w:lineRule="auto"/>
        <w:rPr>
          <w:rFonts w:ascii="Arial Narrow" w:eastAsia="Arial Unicode MS" w:hAnsi="Arial Narrow" w:cs="Arial Unicode MS"/>
          <w:b/>
          <w:bCs/>
        </w:rPr>
      </w:pPr>
      <w:r w:rsidRPr="50589495">
        <w:rPr>
          <w:rFonts w:ascii="Arial Narrow" w:eastAsia="Arial Unicode MS" w:hAnsi="Arial Narrow" w:cs="Arial Unicode MS"/>
          <w:b/>
          <w:bCs/>
        </w:rPr>
        <w:t>Nome:</w:t>
      </w:r>
      <w:r>
        <w:tab/>
      </w:r>
      <w:r>
        <w:tab/>
      </w:r>
      <w:r>
        <w:tab/>
      </w:r>
      <w:r>
        <w:tab/>
      </w:r>
      <w:r>
        <w:tab/>
      </w:r>
      <w:r>
        <w:tab/>
      </w:r>
      <w:r>
        <w:tab/>
      </w:r>
      <w:r w:rsidRPr="50589495">
        <w:rPr>
          <w:rFonts w:ascii="Arial Narrow" w:eastAsia="Arial Unicode MS" w:hAnsi="Arial Narrow" w:cs="Arial Unicode MS"/>
          <w:b/>
          <w:bCs/>
        </w:rPr>
        <w:t>Nome:</w:t>
      </w:r>
    </w:p>
    <w:p w14:paraId="6172F89E" w14:textId="4A4F4288" w:rsidR="0067310F" w:rsidRPr="00D622A1" w:rsidRDefault="0067310F" w:rsidP="50589495">
      <w:pPr>
        <w:spacing w:line="276" w:lineRule="auto"/>
        <w:rPr>
          <w:rFonts w:ascii="Arial Narrow" w:eastAsia="Arial Unicode MS" w:hAnsi="Arial Narrow" w:cs="Arial Unicode MS"/>
          <w:b/>
          <w:bCs/>
        </w:rPr>
      </w:pPr>
      <w:r w:rsidRPr="50589495">
        <w:rPr>
          <w:rFonts w:ascii="Arial Narrow" w:eastAsia="Arial Unicode MS" w:hAnsi="Arial Narrow" w:cs="Arial Unicode MS"/>
          <w:b/>
          <w:bCs/>
        </w:rPr>
        <w:t>CPF</w:t>
      </w:r>
      <w:ins w:id="53" w:author="Jakeline Granja" w:date="2024-10-11T18:48:00Z" w16du:dateUtc="2024-10-11T22:48:00Z">
        <w:r w:rsidR="009238F8">
          <w:rPr>
            <w:rFonts w:ascii="Arial Narrow" w:eastAsia="Arial Unicode MS" w:hAnsi="Arial Narrow" w:cs="Arial Unicode MS"/>
            <w:b/>
            <w:bCs/>
          </w:rPr>
          <w:t>/MF</w:t>
        </w:r>
      </w:ins>
      <w:r w:rsidRPr="50589495">
        <w:rPr>
          <w:rFonts w:ascii="Arial Narrow" w:eastAsia="Arial Unicode MS" w:hAnsi="Arial Narrow" w:cs="Arial Unicode MS"/>
          <w:b/>
          <w:bCs/>
        </w:rPr>
        <w:t>:</w:t>
      </w:r>
      <w:r>
        <w:tab/>
      </w:r>
      <w:r>
        <w:tab/>
      </w:r>
      <w:r>
        <w:tab/>
      </w:r>
      <w:r>
        <w:tab/>
      </w:r>
      <w:r>
        <w:tab/>
      </w:r>
      <w:r>
        <w:tab/>
      </w:r>
      <w:del w:id="54" w:author="Jakeline Granja" w:date="2024-10-11T18:48:00Z" w16du:dateUtc="2024-10-11T22:48:00Z">
        <w:r w:rsidDel="009238F8">
          <w:tab/>
        </w:r>
      </w:del>
      <w:r w:rsidRPr="50589495">
        <w:rPr>
          <w:rFonts w:ascii="Arial Narrow" w:eastAsia="Arial Unicode MS" w:hAnsi="Arial Narrow" w:cs="Arial Unicode MS"/>
          <w:b/>
          <w:bCs/>
        </w:rPr>
        <w:t>CPF</w:t>
      </w:r>
      <w:ins w:id="55" w:author="Jakeline Granja" w:date="2024-10-11T18:48:00Z" w16du:dateUtc="2024-10-11T22:48:00Z">
        <w:r w:rsidR="009238F8">
          <w:rPr>
            <w:rFonts w:ascii="Arial Narrow" w:eastAsia="Arial Unicode MS" w:hAnsi="Arial Narrow" w:cs="Arial Unicode MS"/>
            <w:b/>
            <w:bCs/>
          </w:rPr>
          <w:t>/MF</w:t>
        </w:r>
      </w:ins>
      <w:r w:rsidRPr="50589495">
        <w:rPr>
          <w:rFonts w:ascii="Arial Narrow" w:eastAsia="Arial Unicode MS" w:hAnsi="Arial Narrow" w:cs="Arial Unicode MS"/>
          <w:b/>
          <w:bCs/>
        </w:rPr>
        <w:t>:</w:t>
      </w:r>
    </w:p>
    <w:p w14:paraId="12B8BF9C" w14:textId="77777777" w:rsidR="00ED747C" w:rsidRPr="00D622A1" w:rsidRDefault="0067310F">
      <w:pPr>
        <w:spacing w:line="276" w:lineRule="auto"/>
        <w:rPr>
          <w:rFonts w:ascii="Arial Narrow" w:eastAsia="Arial Unicode MS" w:hAnsi="Arial Narrow" w:cs="Arial Unicode MS"/>
        </w:rPr>
      </w:pPr>
      <w:r w:rsidRPr="00D622A1">
        <w:rPr>
          <w:rFonts w:ascii="Arial Narrow" w:eastAsia="Arial Unicode MS" w:hAnsi="Arial Narrow" w:cs="Arial Unicode MS"/>
          <w:b/>
        </w:rPr>
        <w:t>RG:</w:t>
      </w:r>
      <w:r w:rsidRPr="00D622A1">
        <w:rPr>
          <w:rFonts w:ascii="Arial Narrow" w:eastAsia="Arial Unicode MS" w:hAnsi="Arial Narrow" w:cs="Arial Unicode MS"/>
          <w:b/>
        </w:rPr>
        <w:tab/>
      </w:r>
      <w:r w:rsidRPr="00D622A1">
        <w:rPr>
          <w:rFonts w:ascii="Arial Narrow" w:eastAsia="Arial Unicode MS" w:hAnsi="Arial Narrow" w:cs="Arial Unicode MS"/>
          <w:b/>
        </w:rPr>
        <w:tab/>
      </w:r>
      <w:r w:rsidRPr="00D622A1">
        <w:rPr>
          <w:rFonts w:ascii="Arial Narrow" w:eastAsia="Arial Unicode MS" w:hAnsi="Arial Narrow" w:cs="Arial Unicode MS"/>
          <w:b/>
        </w:rPr>
        <w:tab/>
      </w:r>
      <w:r w:rsidRPr="00D622A1">
        <w:rPr>
          <w:rFonts w:ascii="Arial Narrow" w:eastAsia="Arial Unicode MS" w:hAnsi="Arial Narrow" w:cs="Arial Unicode MS"/>
          <w:b/>
        </w:rPr>
        <w:tab/>
      </w:r>
      <w:r w:rsidRPr="00D622A1">
        <w:rPr>
          <w:rFonts w:ascii="Arial Narrow" w:eastAsia="Arial Unicode MS" w:hAnsi="Arial Narrow" w:cs="Arial Unicode MS"/>
          <w:b/>
        </w:rPr>
        <w:tab/>
      </w:r>
      <w:r w:rsidRPr="00D622A1">
        <w:rPr>
          <w:rFonts w:ascii="Arial Narrow" w:eastAsia="Arial Unicode MS" w:hAnsi="Arial Narrow" w:cs="Arial Unicode MS"/>
          <w:b/>
        </w:rPr>
        <w:tab/>
      </w:r>
      <w:r w:rsidRPr="00D622A1">
        <w:rPr>
          <w:rFonts w:ascii="Arial Narrow" w:eastAsia="Arial Unicode MS" w:hAnsi="Arial Narrow" w:cs="Arial Unicode MS"/>
          <w:b/>
        </w:rPr>
        <w:tab/>
        <w:t>RG:</w:t>
      </w:r>
    </w:p>
    <w:sectPr w:rsidR="00ED747C" w:rsidRPr="00D622A1" w:rsidSect="005900FE">
      <w:footerReference w:type="default" r:id="rId11"/>
      <w:type w:val="continuous"/>
      <w:pgSz w:w="11906" w:h="16838"/>
      <w:pgMar w:top="1135" w:right="1416" w:bottom="1560" w:left="1701" w:header="709" w:footer="1263" w:gutter="0"/>
      <w:cols w:space="708"/>
      <w:docGrid w:linePitch="360"/>
      <w:sectPrChange w:id="58" w:author="Jakeline Granja" w:date="2020-02-04T11:19:00Z">
        <w:sectPr w:rsidR="00ED747C" w:rsidRPr="00D622A1" w:rsidSect="005900FE">
          <w:pgMar w:top="1247" w:right="1701" w:bottom="1134" w:left="1701" w:header="709" w:footer="380"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C5636" w14:textId="77777777" w:rsidR="00666AE8" w:rsidRDefault="00666AE8" w:rsidP="00117183">
      <w:r>
        <w:separator/>
      </w:r>
    </w:p>
  </w:endnote>
  <w:endnote w:type="continuationSeparator" w:id="0">
    <w:p w14:paraId="73F4C77C" w14:textId="77777777" w:rsidR="00666AE8" w:rsidRDefault="00666AE8" w:rsidP="00117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1B483" w14:textId="77777777" w:rsidR="001E0B4D" w:rsidRPr="005900FE" w:rsidRDefault="50589495">
    <w:pPr>
      <w:pStyle w:val="Rodap"/>
      <w:jc w:val="right"/>
      <w:rPr>
        <w:rFonts w:ascii="Arial Narrow" w:hAnsi="Arial Narrow"/>
        <w:rPrChange w:id="56" w:author="Jakeline Granja" w:date="2020-02-04T11:18:00Z">
          <w:rPr/>
        </w:rPrChange>
      </w:rPr>
    </w:pPr>
    <w:r w:rsidRPr="50589495">
      <w:rPr>
        <w:rFonts w:ascii="Arial Narrow" w:hAnsi="Arial Narrow"/>
        <w:lang w:val="pt-BR"/>
      </w:rPr>
      <w:t xml:space="preserve">Página </w:t>
    </w:r>
    <w:r w:rsidR="001E0B4D" w:rsidRPr="50589495">
      <w:rPr>
        <w:rFonts w:ascii="Arial Narrow" w:hAnsi="Arial Narrow"/>
        <w:b/>
        <w:bCs/>
        <w:noProof/>
      </w:rPr>
      <w:fldChar w:fldCharType="begin"/>
    </w:r>
    <w:r w:rsidR="001E0B4D" w:rsidRPr="50589495">
      <w:rPr>
        <w:rFonts w:ascii="Arial Narrow" w:hAnsi="Arial Narrow"/>
        <w:b/>
        <w:bCs/>
      </w:rPr>
      <w:instrText>PAGE</w:instrText>
    </w:r>
    <w:r w:rsidR="001E0B4D" w:rsidRPr="50589495">
      <w:rPr>
        <w:rFonts w:ascii="Arial Narrow" w:hAnsi="Arial Narrow"/>
        <w:b/>
        <w:bCs/>
      </w:rPr>
      <w:fldChar w:fldCharType="separate"/>
    </w:r>
    <w:r w:rsidRPr="50589495">
      <w:rPr>
        <w:rFonts w:ascii="Arial Narrow" w:hAnsi="Arial Narrow"/>
        <w:b/>
        <w:bCs/>
        <w:noProof/>
      </w:rPr>
      <w:t>1</w:t>
    </w:r>
    <w:r w:rsidR="001E0B4D" w:rsidRPr="50589495">
      <w:rPr>
        <w:rFonts w:ascii="Arial Narrow" w:hAnsi="Arial Narrow"/>
        <w:b/>
        <w:bCs/>
        <w:noProof/>
      </w:rPr>
      <w:fldChar w:fldCharType="end"/>
    </w:r>
    <w:r w:rsidRPr="50589495">
      <w:rPr>
        <w:rFonts w:ascii="Arial Narrow" w:hAnsi="Arial Narrow"/>
        <w:lang w:val="pt-BR"/>
        <w:rPrChange w:id="57" w:author="Jakeline Granja" w:date="2020-02-04T11:18:00Z">
          <w:rPr>
            <w:lang w:val="pt-BR"/>
          </w:rPr>
        </w:rPrChange>
      </w:rPr>
      <w:t xml:space="preserve"> de </w:t>
    </w:r>
    <w:r w:rsidR="001E0B4D" w:rsidRPr="50589495">
      <w:rPr>
        <w:rFonts w:ascii="Arial Narrow" w:hAnsi="Arial Narrow"/>
        <w:b/>
        <w:bCs/>
        <w:noProof/>
      </w:rPr>
      <w:fldChar w:fldCharType="begin"/>
    </w:r>
    <w:r w:rsidR="001E0B4D" w:rsidRPr="50589495">
      <w:rPr>
        <w:rFonts w:ascii="Arial Narrow" w:hAnsi="Arial Narrow"/>
        <w:b/>
        <w:bCs/>
      </w:rPr>
      <w:instrText>NUMPAGES</w:instrText>
    </w:r>
    <w:r w:rsidR="001E0B4D" w:rsidRPr="50589495">
      <w:rPr>
        <w:rFonts w:ascii="Arial Narrow" w:hAnsi="Arial Narrow"/>
        <w:b/>
        <w:bCs/>
      </w:rPr>
      <w:fldChar w:fldCharType="separate"/>
    </w:r>
    <w:r w:rsidRPr="50589495">
      <w:rPr>
        <w:rFonts w:ascii="Arial Narrow" w:hAnsi="Arial Narrow"/>
        <w:b/>
        <w:bCs/>
        <w:noProof/>
      </w:rPr>
      <w:t>6</w:t>
    </w:r>
    <w:r w:rsidR="001E0B4D" w:rsidRPr="50589495">
      <w:rPr>
        <w:rFonts w:ascii="Arial Narrow" w:hAnsi="Arial Narrow"/>
        <w:b/>
        <w:bCs/>
        <w:noProof/>
      </w:rPr>
      <w:fldChar w:fldCharType="end"/>
    </w:r>
  </w:p>
  <w:p w14:paraId="1A56C73B" w14:textId="77777777" w:rsidR="001E0B4D" w:rsidRPr="0023730C" w:rsidRDefault="001E0B4D" w:rsidP="0023730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47A38" w14:textId="77777777" w:rsidR="00666AE8" w:rsidRDefault="00666AE8" w:rsidP="00117183">
      <w:r>
        <w:separator/>
      </w:r>
    </w:p>
  </w:footnote>
  <w:footnote w:type="continuationSeparator" w:id="0">
    <w:p w14:paraId="1889731A" w14:textId="77777777" w:rsidR="00666AE8" w:rsidRDefault="00666AE8" w:rsidP="001171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102971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D923B7"/>
    <w:multiLevelType w:val="hybridMultilevel"/>
    <w:tmpl w:val="9E6AF93A"/>
    <w:lvl w:ilvl="0" w:tplc="75966D68">
      <w:start w:val="1"/>
      <w:numFmt w:val="decimal"/>
      <w:lvlText w:val="%1)"/>
      <w:lvlJc w:val="left"/>
      <w:pPr>
        <w:ind w:left="720" w:hanging="360"/>
      </w:pPr>
      <w:rPr>
        <w:rFonts w:hint="default"/>
        <w:b/>
        <w:u w:val="singl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130423B"/>
    <w:multiLevelType w:val="hybridMultilevel"/>
    <w:tmpl w:val="8552FAE4"/>
    <w:lvl w:ilvl="0" w:tplc="0E9CBDE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60B7F6C"/>
    <w:multiLevelType w:val="hybridMultilevel"/>
    <w:tmpl w:val="66B0F720"/>
    <w:lvl w:ilvl="0" w:tplc="0742C000">
      <w:start w:val="1"/>
      <w:numFmt w:val="lowerRoman"/>
      <w:lvlText w:val="%1)"/>
      <w:lvlJc w:val="left"/>
      <w:pPr>
        <w:ind w:left="1080" w:hanging="72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AE733F"/>
    <w:multiLevelType w:val="hybridMultilevel"/>
    <w:tmpl w:val="94AE5F92"/>
    <w:lvl w:ilvl="0" w:tplc="014C0CC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A0701E"/>
    <w:multiLevelType w:val="hybridMultilevel"/>
    <w:tmpl w:val="F34667F8"/>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6" w15:restartNumberingAfterBreak="0">
    <w:nsid w:val="0A9E7C9D"/>
    <w:multiLevelType w:val="hybridMultilevel"/>
    <w:tmpl w:val="65D07166"/>
    <w:lvl w:ilvl="0" w:tplc="0416000F">
      <w:start w:val="1"/>
      <w:numFmt w:val="decimal"/>
      <w:lvlText w:val="%1."/>
      <w:lvlJc w:val="left"/>
      <w:pPr>
        <w:tabs>
          <w:tab w:val="num" w:pos="1920"/>
        </w:tabs>
        <w:ind w:left="1920" w:hanging="360"/>
      </w:pPr>
    </w:lvl>
    <w:lvl w:ilvl="1" w:tplc="04160019" w:tentative="1">
      <w:start w:val="1"/>
      <w:numFmt w:val="lowerLetter"/>
      <w:lvlText w:val="%2."/>
      <w:lvlJc w:val="left"/>
      <w:pPr>
        <w:tabs>
          <w:tab w:val="num" w:pos="2388"/>
        </w:tabs>
        <w:ind w:left="2388" w:hanging="360"/>
      </w:pPr>
    </w:lvl>
    <w:lvl w:ilvl="2" w:tplc="0416001B" w:tentative="1">
      <w:start w:val="1"/>
      <w:numFmt w:val="lowerRoman"/>
      <w:lvlText w:val="%3."/>
      <w:lvlJc w:val="right"/>
      <w:pPr>
        <w:tabs>
          <w:tab w:val="num" w:pos="3108"/>
        </w:tabs>
        <w:ind w:left="3108" w:hanging="180"/>
      </w:pPr>
    </w:lvl>
    <w:lvl w:ilvl="3" w:tplc="0416000F" w:tentative="1">
      <w:start w:val="1"/>
      <w:numFmt w:val="decimal"/>
      <w:lvlText w:val="%4."/>
      <w:lvlJc w:val="left"/>
      <w:pPr>
        <w:tabs>
          <w:tab w:val="num" w:pos="3828"/>
        </w:tabs>
        <w:ind w:left="3828" w:hanging="360"/>
      </w:pPr>
    </w:lvl>
    <w:lvl w:ilvl="4" w:tplc="04160019" w:tentative="1">
      <w:start w:val="1"/>
      <w:numFmt w:val="lowerLetter"/>
      <w:lvlText w:val="%5."/>
      <w:lvlJc w:val="left"/>
      <w:pPr>
        <w:tabs>
          <w:tab w:val="num" w:pos="4548"/>
        </w:tabs>
        <w:ind w:left="4548" w:hanging="360"/>
      </w:pPr>
    </w:lvl>
    <w:lvl w:ilvl="5" w:tplc="0416001B" w:tentative="1">
      <w:start w:val="1"/>
      <w:numFmt w:val="lowerRoman"/>
      <w:lvlText w:val="%6."/>
      <w:lvlJc w:val="right"/>
      <w:pPr>
        <w:tabs>
          <w:tab w:val="num" w:pos="5268"/>
        </w:tabs>
        <w:ind w:left="5268" w:hanging="180"/>
      </w:pPr>
    </w:lvl>
    <w:lvl w:ilvl="6" w:tplc="0416000F" w:tentative="1">
      <w:start w:val="1"/>
      <w:numFmt w:val="decimal"/>
      <w:lvlText w:val="%7."/>
      <w:lvlJc w:val="left"/>
      <w:pPr>
        <w:tabs>
          <w:tab w:val="num" w:pos="5988"/>
        </w:tabs>
        <w:ind w:left="5988" w:hanging="360"/>
      </w:pPr>
    </w:lvl>
    <w:lvl w:ilvl="7" w:tplc="04160019" w:tentative="1">
      <w:start w:val="1"/>
      <w:numFmt w:val="lowerLetter"/>
      <w:lvlText w:val="%8."/>
      <w:lvlJc w:val="left"/>
      <w:pPr>
        <w:tabs>
          <w:tab w:val="num" w:pos="6708"/>
        </w:tabs>
        <w:ind w:left="6708" w:hanging="360"/>
      </w:pPr>
    </w:lvl>
    <w:lvl w:ilvl="8" w:tplc="0416001B" w:tentative="1">
      <w:start w:val="1"/>
      <w:numFmt w:val="lowerRoman"/>
      <w:lvlText w:val="%9."/>
      <w:lvlJc w:val="right"/>
      <w:pPr>
        <w:tabs>
          <w:tab w:val="num" w:pos="7428"/>
        </w:tabs>
        <w:ind w:left="7428" w:hanging="180"/>
      </w:pPr>
    </w:lvl>
  </w:abstractNum>
  <w:abstractNum w:abstractNumId="7" w15:restartNumberingAfterBreak="0">
    <w:nsid w:val="0CFC42BC"/>
    <w:multiLevelType w:val="hybridMultilevel"/>
    <w:tmpl w:val="47E69920"/>
    <w:lvl w:ilvl="0" w:tplc="92CE4E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116BFA"/>
    <w:multiLevelType w:val="hybridMultilevel"/>
    <w:tmpl w:val="79A4F8A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3C22BE0"/>
    <w:multiLevelType w:val="hybridMultilevel"/>
    <w:tmpl w:val="1CA07FF6"/>
    <w:lvl w:ilvl="0" w:tplc="04160017">
      <w:start w:val="1"/>
      <w:numFmt w:val="lowerLetter"/>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09E0A57"/>
    <w:multiLevelType w:val="hybridMultilevel"/>
    <w:tmpl w:val="C25A90AA"/>
    <w:lvl w:ilvl="0" w:tplc="2B468190">
      <w:start w:val="1"/>
      <w:numFmt w:val="lowerLetter"/>
      <w:lvlText w:val="%1)"/>
      <w:lvlJc w:val="left"/>
      <w:pPr>
        <w:ind w:left="1440" w:hanging="360"/>
      </w:pPr>
      <w:rPr>
        <w:b/>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1" w15:restartNumberingAfterBreak="0">
    <w:nsid w:val="24743B1F"/>
    <w:multiLevelType w:val="hybridMultilevel"/>
    <w:tmpl w:val="AAAE6CD6"/>
    <w:lvl w:ilvl="0" w:tplc="D8B075F6">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6C51340"/>
    <w:multiLevelType w:val="hybridMultilevel"/>
    <w:tmpl w:val="F450476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1A6709E"/>
    <w:multiLevelType w:val="hybridMultilevel"/>
    <w:tmpl w:val="E59C4D62"/>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4" w15:restartNumberingAfterBreak="0">
    <w:nsid w:val="3AA518D6"/>
    <w:multiLevelType w:val="hybridMultilevel"/>
    <w:tmpl w:val="2D0C83D0"/>
    <w:lvl w:ilvl="0" w:tplc="84460C88">
      <w:start w:val="1"/>
      <w:numFmt w:val="decimal"/>
      <w:lvlText w:val="%1."/>
      <w:lvlJc w:val="left"/>
      <w:pPr>
        <w:tabs>
          <w:tab w:val="num" w:pos="840"/>
        </w:tabs>
        <w:ind w:left="840" w:hanging="360"/>
      </w:pPr>
      <w:rPr>
        <w:rFonts w:hint="default"/>
      </w:rPr>
    </w:lvl>
    <w:lvl w:ilvl="1" w:tplc="04160019" w:tentative="1">
      <w:start w:val="1"/>
      <w:numFmt w:val="lowerLetter"/>
      <w:lvlText w:val="%2."/>
      <w:lvlJc w:val="left"/>
      <w:pPr>
        <w:tabs>
          <w:tab w:val="num" w:pos="1560"/>
        </w:tabs>
        <w:ind w:left="1560" w:hanging="360"/>
      </w:pPr>
    </w:lvl>
    <w:lvl w:ilvl="2" w:tplc="0416001B" w:tentative="1">
      <w:start w:val="1"/>
      <w:numFmt w:val="lowerRoman"/>
      <w:lvlText w:val="%3."/>
      <w:lvlJc w:val="right"/>
      <w:pPr>
        <w:tabs>
          <w:tab w:val="num" w:pos="2280"/>
        </w:tabs>
        <w:ind w:left="2280" w:hanging="180"/>
      </w:pPr>
    </w:lvl>
    <w:lvl w:ilvl="3" w:tplc="0416000F" w:tentative="1">
      <w:start w:val="1"/>
      <w:numFmt w:val="decimal"/>
      <w:lvlText w:val="%4."/>
      <w:lvlJc w:val="left"/>
      <w:pPr>
        <w:tabs>
          <w:tab w:val="num" w:pos="3000"/>
        </w:tabs>
        <w:ind w:left="3000" w:hanging="360"/>
      </w:pPr>
    </w:lvl>
    <w:lvl w:ilvl="4" w:tplc="04160019" w:tentative="1">
      <w:start w:val="1"/>
      <w:numFmt w:val="lowerLetter"/>
      <w:lvlText w:val="%5."/>
      <w:lvlJc w:val="left"/>
      <w:pPr>
        <w:tabs>
          <w:tab w:val="num" w:pos="3720"/>
        </w:tabs>
        <w:ind w:left="3720" w:hanging="360"/>
      </w:pPr>
    </w:lvl>
    <w:lvl w:ilvl="5" w:tplc="0416001B" w:tentative="1">
      <w:start w:val="1"/>
      <w:numFmt w:val="lowerRoman"/>
      <w:lvlText w:val="%6."/>
      <w:lvlJc w:val="right"/>
      <w:pPr>
        <w:tabs>
          <w:tab w:val="num" w:pos="4440"/>
        </w:tabs>
        <w:ind w:left="4440" w:hanging="180"/>
      </w:pPr>
    </w:lvl>
    <w:lvl w:ilvl="6" w:tplc="0416000F" w:tentative="1">
      <w:start w:val="1"/>
      <w:numFmt w:val="decimal"/>
      <w:lvlText w:val="%7."/>
      <w:lvlJc w:val="left"/>
      <w:pPr>
        <w:tabs>
          <w:tab w:val="num" w:pos="5160"/>
        </w:tabs>
        <w:ind w:left="5160" w:hanging="360"/>
      </w:pPr>
    </w:lvl>
    <w:lvl w:ilvl="7" w:tplc="04160019" w:tentative="1">
      <w:start w:val="1"/>
      <w:numFmt w:val="lowerLetter"/>
      <w:lvlText w:val="%8."/>
      <w:lvlJc w:val="left"/>
      <w:pPr>
        <w:tabs>
          <w:tab w:val="num" w:pos="5880"/>
        </w:tabs>
        <w:ind w:left="5880" w:hanging="360"/>
      </w:pPr>
    </w:lvl>
    <w:lvl w:ilvl="8" w:tplc="0416001B" w:tentative="1">
      <w:start w:val="1"/>
      <w:numFmt w:val="lowerRoman"/>
      <w:lvlText w:val="%9."/>
      <w:lvlJc w:val="right"/>
      <w:pPr>
        <w:tabs>
          <w:tab w:val="num" w:pos="6600"/>
        </w:tabs>
        <w:ind w:left="6600" w:hanging="180"/>
      </w:pPr>
    </w:lvl>
  </w:abstractNum>
  <w:abstractNum w:abstractNumId="15" w15:restartNumberingAfterBreak="0">
    <w:nsid w:val="441F13F0"/>
    <w:multiLevelType w:val="hybridMultilevel"/>
    <w:tmpl w:val="3DC65B24"/>
    <w:lvl w:ilvl="0" w:tplc="2B468190">
      <w:start w:val="1"/>
      <w:numFmt w:val="lowerLetter"/>
      <w:lvlText w:val="%1)"/>
      <w:lvlJc w:val="left"/>
      <w:pPr>
        <w:ind w:left="144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6656371"/>
    <w:multiLevelType w:val="hybridMultilevel"/>
    <w:tmpl w:val="FBB84E3E"/>
    <w:lvl w:ilvl="0" w:tplc="66309830">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1B1014"/>
    <w:multiLevelType w:val="hybridMultilevel"/>
    <w:tmpl w:val="F9167744"/>
    <w:lvl w:ilvl="0" w:tplc="D5801D80">
      <w:start w:val="1"/>
      <w:numFmt w:val="lowerLetter"/>
      <w:lvlText w:val="%1)"/>
      <w:lvlJc w:val="left"/>
      <w:pPr>
        <w:ind w:left="720" w:hanging="360"/>
      </w:pPr>
      <w:rPr>
        <w:rFonts w:hint="default"/>
        <w:b w:val="0"/>
        <w:u w:val="non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B1D1232"/>
    <w:multiLevelType w:val="multilevel"/>
    <w:tmpl w:val="171E1EC2"/>
    <w:lvl w:ilvl="0">
      <w:start w:val="1"/>
      <w:numFmt w:val="decimal"/>
      <w:pStyle w:val="Level1"/>
      <w:lvlText w:val="%1"/>
      <w:lvlJc w:val="left"/>
      <w:pPr>
        <w:tabs>
          <w:tab w:val="num" w:pos="567"/>
        </w:tabs>
        <w:ind w:left="567" w:hanging="567"/>
      </w:pPr>
      <w:rPr>
        <w:rFonts w:hint="default"/>
        <w:b/>
        <w:i w:val="0"/>
        <w:sz w:val="22"/>
      </w:rPr>
    </w:lvl>
    <w:lvl w:ilvl="1">
      <w:start w:val="1"/>
      <w:numFmt w:val="decimal"/>
      <w:pStyle w:val="Level2"/>
      <w:lvlText w:val="%1.%2"/>
      <w:lvlJc w:val="left"/>
      <w:pPr>
        <w:tabs>
          <w:tab w:val="num" w:pos="1247"/>
        </w:tabs>
        <w:ind w:left="1247" w:hanging="680"/>
      </w:pPr>
      <w:rPr>
        <w:rFonts w:hint="default"/>
        <w:b/>
        <w:i w:val="0"/>
        <w:sz w:val="21"/>
      </w:rPr>
    </w:lvl>
    <w:lvl w:ilvl="2">
      <w:start w:val="1"/>
      <w:numFmt w:val="decimal"/>
      <w:pStyle w:val="Level3"/>
      <w:lvlText w:val="%1.%2.%3"/>
      <w:lvlJc w:val="left"/>
      <w:pPr>
        <w:tabs>
          <w:tab w:val="num" w:pos="2041"/>
        </w:tabs>
        <w:ind w:left="2041" w:hanging="794"/>
      </w:pPr>
      <w:rPr>
        <w:rFonts w:hint="default"/>
        <w:b/>
        <w:i w:val="0"/>
        <w:sz w:val="17"/>
      </w:rPr>
    </w:lvl>
    <w:lvl w:ilvl="3">
      <w:start w:val="1"/>
      <w:numFmt w:val="lowerRoman"/>
      <w:pStyle w:val="Level4"/>
      <w:lvlText w:val="(%4)"/>
      <w:lvlJc w:val="left"/>
      <w:pPr>
        <w:tabs>
          <w:tab w:val="num" w:pos="2722"/>
        </w:tabs>
        <w:ind w:left="2722" w:hanging="681"/>
      </w:pPr>
      <w:rPr>
        <w:rFonts w:hint="default"/>
      </w:rPr>
    </w:lvl>
    <w:lvl w:ilvl="4">
      <w:start w:val="1"/>
      <w:numFmt w:val="lowerLetter"/>
      <w:pStyle w:val="Level5"/>
      <w:lvlText w:val="(%5)"/>
      <w:lvlJc w:val="left"/>
      <w:pPr>
        <w:tabs>
          <w:tab w:val="num" w:pos="3289"/>
        </w:tabs>
        <w:ind w:left="3289" w:hanging="567"/>
      </w:pPr>
      <w:rPr>
        <w:rFonts w:hint="default"/>
      </w:rPr>
    </w:lvl>
    <w:lvl w:ilvl="5">
      <w:start w:val="1"/>
      <w:numFmt w:val="upperRoman"/>
      <w:pStyle w:val="Level6"/>
      <w:lvlText w:val="(%6)"/>
      <w:lvlJc w:val="left"/>
      <w:pPr>
        <w:tabs>
          <w:tab w:val="num" w:pos="3969"/>
        </w:tabs>
        <w:ind w:left="3969" w:hanging="680"/>
      </w:pPr>
      <w:rPr>
        <w:rFonts w:hint="default"/>
      </w:rPr>
    </w:lvl>
    <w:lvl w:ilvl="6">
      <w:start w:val="1"/>
      <w:numFmt w:val="none"/>
      <w:pStyle w:val="Level7"/>
      <w:lvlText w:val=""/>
      <w:lvlJc w:val="left"/>
      <w:pPr>
        <w:tabs>
          <w:tab w:val="num" w:pos="3969"/>
        </w:tabs>
        <w:ind w:left="3969" w:hanging="680"/>
      </w:pPr>
      <w:rPr>
        <w:rFonts w:hint="default"/>
      </w:rPr>
    </w:lvl>
    <w:lvl w:ilvl="7">
      <w:start w:val="1"/>
      <w:numFmt w:val="none"/>
      <w:pStyle w:val="Level8"/>
      <w:lvlText w:val=""/>
      <w:lvlJc w:val="left"/>
      <w:pPr>
        <w:tabs>
          <w:tab w:val="num" w:pos="3969"/>
        </w:tabs>
        <w:ind w:left="3969" w:hanging="680"/>
      </w:pPr>
      <w:rPr>
        <w:rFonts w:hint="default"/>
      </w:rPr>
    </w:lvl>
    <w:lvl w:ilvl="8">
      <w:start w:val="1"/>
      <w:numFmt w:val="none"/>
      <w:pStyle w:val="Level9"/>
      <w:lvlText w:val=""/>
      <w:lvlJc w:val="left"/>
      <w:pPr>
        <w:tabs>
          <w:tab w:val="num" w:pos="3969"/>
        </w:tabs>
        <w:ind w:left="3969" w:hanging="680"/>
      </w:pPr>
      <w:rPr>
        <w:rFonts w:hint="default"/>
      </w:rPr>
    </w:lvl>
  </w:abstractNum>
  <w:num w:numId="1" w16cid:durableId="677083020">
    <w:abstractNumId w:val="14"/>
  </w:num>
  <w:num w:numId="2" w16cid:durableId="412557469">
    <w:abstractNumId w:val="18"/>
  </w:num>
  <w:num w:numId="3" w16cid:durableId="560944885">
    <w:abstractNumId w:val="6"/>
  </w:num>
  <w:num w:numId="4" w16cid:durableId="13188659">
    <w:abstractNumId w:val="0"/>
  </w:num>
  <w:num w:numId="5" w16cid:durableId="296643383">
    <w:abstractNumId w:val="3"/>
  </w:num>
  <w:num w:numId="6" w16cid:durableId="1132137486">
    <w:abstractNumId w:val="4"/>
  </w:num>
  <w:num w:numId="7" w16cid:durableId="946933033">
    <w:abstractNumId w:val="7"/>
  </w:num>
  <w:num w:numId="8" w16cid:durableId="1731268417">
    <w:abstractNumId w:val="1"/>
  </w:num>
  <w:num w:numId="9" w16cid:durableId="8864561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96112019">
    <w:abstractNumId w:val="12"/>
  </w:num>
  <w:num w:numId="11" w16cid:durableId="428431522">
    <w:abstractNumId w:val="8"/>
  </w:num>
  <w:num w:numId="12" w16cid:durableId="199559098">
    <w:abstractNumId w:val="2"/>
  </w:num>
  <w:num w:numId="13" w16cid:durableId="1733964656">
    <w:abstractNumId w:val="17"/>
  </w:num>
  <w:num w:numId="14" w16cid:durableId="1080366083">
    <w:abstractNumId w:val="9"/>
  </w:num>
  <w:num w:numId="15" w16cid:durableId="91798397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20322032">
    <w:abstractNumId w:val="16"/>
  </w:num>
  <w:num w:numId="17" w16cid:durableId="733620625">
    <w:abstractNumId w:val="10"/>
  </w:num>
  <w:num w:numId="18" w16cid:durableId="2045135460">
    <w:abstractNumId w:val="15"/>
  </w:num>
  <w:num w:numId="19" w16cid:durableId="985402335">
    <w:abstractNumId w:val="11"/>
  </w:num>
  <w:num w:numId="20" w16cid:durableId="312218277">
    <w:abstractNumId w:val="13"/>
  </w:num>
  <w:num w:numId="21" w16cid:durableId="45752953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keline Granja">
    <w15:presenceInfo w15:providerId="AD" w15:userId="S::jakeline.granja@PROTENUNCONSULTORIA.onmicrosoft.com::d53c9dc7-0c29-446b-aadc-82eb44f57f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activeWritingStyle w:appName="MSWord" w:lang="pt-B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CFB"/>
    <w:rsid w:val="0000199C"/>
    <w:rsid w:val="00004F7E"/>
    <w:rsid w:val="00005A75"/>
    <w:rsid w:val="00010281"/>
    <w:rsid w:val="000104F1"/>
    <w:rsid w:val="000111E6"/>
    <w:rsid w:val="0001714A"/>
    <w:rsid w:val="00021B40"/>
    <w:rsid w:val="000353CF"/>
    <w:rsid w:val="00047B2B"/>
    <w:rsid w:val="000504F2"/>
    <w:rsid w:val="00052D0C"/>
    <w:rsid w:val="0005487E"/>
    <w:rsid w:val="0005604A"/>
    <w:rsid w:val="00067138"/>
    <w:rsid w:val="00081D25"/>
    <w:rsid w:val="000833D9"/>
    <w:rsid w:val="000876EC"/>
    <w:rsid w:val="00090597"/>
    <w:rsid w:val="000955B5"/>
    <w:rsid w:val="0009602E"/>
    <w:rsid w:val="0009792B"/>
    <w:rsid w:val="000A1489"/>
    <w:rsid w:val="000A71B6"/>
    <w:rsid w:val="000B2995"/>
    <w:rsid w:val="000B41D9"/>
    <w:rsid w:val="000B45B1"/>
    <w:rsid w:val="000B757A"/>
    <w:rsid w:val="000C412C"/>
    <w:rsid w:val="000C613F"/>
    <w:rsid w:val="000D4AC9"/>
    <w:rsid w:val="000D7C5E"/>
    <w:rsid w:val="000E1AC2"/>
    <w:rsid w:val="000E2C9C"/>
    <w:rsid w:val="000E5317"/>
    <w:rsid w:val="000F274E"/>
    <w:rsid w:val="000F4282"/>
    <w:rsid w:val="00115F2A"/>
    <w:rsid w:val="00117183"/>
    <w:rsid w:val="0012460A"/>
    <w:rsid w:val="00125F76"/>
    <w:rsid w:val="00152B7F"/>
    <w:rsid w:val="0015623D"/>
    <w:rsid w:val="001574F9"/>
    <w:rsid w:val="001604DF"/>
    <w:rsid w:val="001618B9"/>
    <w:rsid w:val="001631DE"/>
    <w:rsid w:val="00171650"/>
    <w:rsid w:val="00174AAA"/>
    <w:rsid w:val="00182FB5"/>
    <w:rsid w:val="00184F03"/>
    <w:rsid w:val="00193CB8"/>
    <w:rsid w:val="001A0366"/>
    <w:rsid w:val="001A2208"/>
    <w:rsid w:val="001A3570"/>
    <w:rsid w:val="001A454B"/>
    <w:rsid w:val="001B0583"/>
    <w:rsid w:val="001B13BB"/>
    <w:rsid w:val="001B5340"/>
    <w:rsid w:val="001C26A2"/>
    <w:rsid w:val="001C53EE"/>
    <w:rsid w:val="001D0461"/>
    <w:rsid w:val="001D3B60"/>
    <w:rsid w:val="001D7BEB"/>
    <w:rsid w:val="001E0B4D"/>
    <w:rsid w:val="001E10CC"/>
    <w:rsid w:val="001E245C"/>
    <w:rsid w:val="001E55FB"/>
    <w:rsid w:val="001E5658"/>
    <w:rsid w:val="001E697C"/>
    <w:rsid w:val="001E7E6C"/>
    <w:rsid w:val="001F40D7"/>
    <w:rsid w:val="001F4D0E"/>
    <w:rsid w:val="001F6116"/>
    <w:rsid w:val="001F699C"/>
    <w:rsid w:val="001F6B21"/>
    <w:rsid w:val="001F7A96"/>
    <w:rsid w:val="00201C5A"/>
    <w:rsid w:val="00204548"/>
    <w:rsid w:val="002154F6"/>
    <w:rsid w:val="00223A75"/>
    <w:rsid w:val="0023247D"/>
    <w:rsid w:val="00235B04"/>
    <w:rsid w:val="0023730C"/>
    <w:rsid w:val="00237A0D"/>
    <w:rsid w:val="00237EFB"/>
    <w:rsid w:val="00244B60"/>
    <w:rsid w:val="00245CCE"/>
    <w:rsid w:val="0024681F"/>
    <w:rsid w:val="00247B5A"/>
    <w:rsid w:val="00247BE0"/>
    <w:rsid w:val="00254510"/>
    <w:rsid w:val="00260A75"/>
    <w:rsid w:val="00261B18"/>
    <w:rsid w:val="002629A1"/>
    <w:rsid w:val="0026674A"/>
    <w:rsid w:val="00270A9D"/>
    <w:rsid w:val="00285A83"/>
    <w:rsid w:val="0029427D"/>
    <w:rsid w:val="002B2689"/>
    <w:rsid w:val="002C20FE"/>
    <w:rsid w:val="002C5575"/>
    <w:rsid w:val="002D2C71"/>
    <w:rsid w:val="002D3A64"/>
    <w:rsid w:val="002F0C84"/>
    <w:rsid w:val="002F2279"/>
    <w:rsid w:val="002F5841"/>
    <w:rsid w:val="00300629"/>
    <w:rsid w:val="00306178"/>
    <w:rsid w:val="00306265"/>
    <w:rsid w:val="003069A0"/>
    <w:rsid w:val="00307353"/>
    <w:rsid w:val="00310D83"/>
    <w:rsid w:val="00311326"/>
    <w:rsid w:val="00312EB3"/>
    <w:rsid w:val="003151F7"/>
    <w:rsid w:val="003154AD"/>
    <w:rsid w:val="003269B8"/>
    <w:rsid w:val="00327E0F"/>
    <w:rsid w:val="00334888"/>
    <w:rsid w:val="00334946"/>
    <w:rsid w:val="003349CE"/>
    <w:rsid w:val="00342C39"/>
    <w:rsid w:val="00351E32"/>
    <w:rsid w:val="00354E79"/>
    <w:rsid w:val="0036202C"/>
    <w:rsid w:val="00367AF2"/>
    <w:rsid w:val="00367D0A"/>
    <w:rsid w:val="0037409E"/>
    <w:rsid w:val="00380952"/>
    <w:rsid w:val="00382F60"/>
    <w:rsid w:val="003840A3"/>
    <w:rsid w:val="003902DD"/>
    <w:rsid w:val="00392459"/>
    <w:rsid w:val="003A1C5E"/>
    <w:rsid w:val="003A3EB1"/>
    <w:rsid w:val="003B0D3F"/>
    <w:rsid w:val="003B5BF1"/>
    <w:rsid w:val="003B6B1B"/>
    <w:rsid w:val="003C09A7"/>
    <w:rsid w:val="003C3F43"/>
    <w:rsid w:val="003D50C4"/>
    <w:rsid w:val="003D54BD"/>
    <w:rsid w:val="003D5B6D"/>
    <w:rsid w:val="003D6601"/>
    <w:rsid w:val="003E3726"/>
    <w:rsid w:val="003E5B63"/>
    <w:rsid w:val="003E7D1E"/>
    <w:rsid w:val="003F0D72"/>
    <w:rsid w:val="003F6484"/>
    <w:rsid w:val="00411B98"/>
    <w:rsid w:val="004120D1"/>
    <w:rsid w:val="00430EB2"/>
    <w:rsid w:val="00431D6C"/>
    <w:rsid w:val="00432C9C"/>
    <w:rsid w:val="004427E4"/>
    <w:rsid w:val="0045251A"/>
    <w:rsid w:val="00455778"/>
    <w:rsid w:val="00455C3F"/>
    <w:rsid w:val="00463654"/>
    <w:rsid w:val="00467B75"/>
    <w:rsid w:val="00467F83"/>
    <w:rsid w:val="00483717"/>
    <w:rsid w:val="004848AD"/>
    <w:rsid w:val="004862AD"/>
    <w:rsid w:val="00491EB1"/>
    <w:rsid w:val="004927BF"/>
    <w:rsid w:val="0049538C"/>
    <w:rsid w:val="004A0196"/>
    <w:rsid w:val="004A1BC5"/>
    <w:rsid w:val="004A4BF4"/>
    <w:rsid w:val="004B1BF8"/>
    <w:rsid w:val="004C570B"/>
    <w:rsid w:val="004D58E4"/>
    <w:rsid w:val="004D6A55"/>
    <w:rsid w:val="004D780B"/>
    <w:rsid w:val="004E5CC0"/>
    <w:rsid w:val="004E689A"/>
    <w:rsid w:val="004F0A69"/>
    <w:rsid w:val="004F0E73"/>
    <w:rsid w:val="004F7B4B"/>
    <w:rsid w:val="004F7E04"/>
    <w:rsid w:val="00501419"/>
    <w:rsid w:val="0050274A"/>
    <w:rsid w:val="00506584"/>
    <w:rsid w:val="00510948"/>
    <w:rsid w:val="0051532C"/>
    <w:rsid w:val="005159C1"/>
    <w:rsid w:val="00517A91"/>
    <w:rsid w:val="00520461"/>
    <w:rsid w:val="00520DC6"/>
    <w:rsid w:val="00526E72"/>
    <w:rsid w:val="00527FD9"/>
    <w:rsid w:val="005335EB"/>
    <w:rsid w:val="005374EE"/>
    <w:rsid w:val="005377B1"/>
    <w:rsid w:val="00547868"/>
    <w:rsid w:val="005525D1"/>
    <w:rsid w:val="00552969"/>
    <w:rsid w:val="00552EA4"/>
    <w:rsid w:val="0055601F"/>
    <w:rsid w:val="0055771A"/>
    <w:rsid w:val="00564073"/>
    <w:rsid w:val="005646DD"/>
    <w:rsid w:val="005673B2"/>
    <w:rsid w:val="00572655"/>
    <w:rsid w:val="005816E4"/>
    <w:rsid w:val="005900FE"/>
    <w:rsid w:val="00596735"/>
    <w:rsid w:val="005A212E"/>
    <w:rsid w:val="005A4194"/>
    <w:rsid w:val="005A7997"/>
    <w:rsid w:val="005B20DE"/>
    <w:rsid w:val="005E3E87"/>
    <w:rsid w:val="005E766A"/>
    <w:rsid w:val="005F55EC"/>
    <w:rsid w:val="005F7E3D"/>
    <w:rsid w:val="006020BD"/>
    <w:rsid w:val="00602CFB"/>
    <w:rsid w:val="00622430"/>
    <w:rsid w:val="00626D65"/>
    <w:rsid w:val="00636823"/>
    <w:rsid w:val="00643AE2"/>
    <w:rsid w:val="006441AC"/>
    <w:rsid w:val="00646FA6"/>
    <w:rsid w:val="006470AD"/>
    <w:rsid w:val="00654A3B"/>
    <w:rsid w:val="006557BB"/>
    <w:rsid w:val="0065751F"/>
    <w:rsid w:val="00662A1E"/>
    <w:rsid w:val="00662D3B"/>
    <w:rsid w:val="0066422A"/>
    <w:rsid w:val="00666749"/>
    <w:rsid w:val="00666AE8"/>
    <w:rsid w:val="006670DD"/>
    <w:rsid w:val="0067310F"/>
    <w:rsid w:val="006761DF"/>
    <w:rsid w:val="006825BD"/>
    <w:rsid w:val="0068480B"/>
    <w:rsid w:val="00684DA9"/>
    <w:rsid w:val="0068568C"/>
    <w:rsid w:val="006874FE"/>
    <w:rsid w:val="00691D2F"/>
    <w:rsid w:val="006932A8"/>
    <w:rsid w:val="00693DD2"/>
    <w:rsid w:val="00696624"/>
    <w:rsid w:val="006A36C9"/>
    <w:rsid w:val="006A67AE"/>
    <w:rsid w:val="006B25BE"/>
    <w:rsid w:val="006B2B08"/>
    <w:rsid w:val="006B64F3"/>
    <w:rsid w:val="006D3E72"/>
    <w:rsid w:val="006E3CC0"/>
    <w:rsid w:val="006F331B"/>
    <w:rsid w:val="006F3354"/>
    <w:rsid w:val="0070555A"/>
    <w:rsid w:val="007072E0"/>
    <w:rsid w:val="00714041"/>
    <w:rsid w:val="00724AF5"/>
    <w:rsid w:val="00736E4E"/>
    <w:rsid w:val="0074186E"/>
    <w:rsid w:val="00761281"/>
    <w:rsid w:val="007614D5"/>
    <w:rsid w:val="00762BDE"/>
    <w:rsid w:val="00765224"/>
    <w:rsid w:val="00773B16"/>
    <w:rsid w:val="00775688"/>
    <w:rsid w:val="00776E96"/>
    <w:rsid w:val="007823DE"/>
    <w:rsid w:val="007866ED"/>
    <w:rsid w:val="00787015"/>
    <w:rsid w:val="00791302"/>
    <w:rsid w:val="00794DE3"/>
    <w:rsid w:val="007966B7"/>
    <w:rsid w:val="00796827"/>
    <w:rsid w:val="007A1728"/>
    <w:rsid w:val="007A5C7C"/>
    <w:rsid w:val="007B3239"/>
    <w:rsid w:val="007B6C2F"/>
    <w:rsid w:val="007B79CA"/>
    <w:rsid w:val="007B7D48"/>
    <w:rsid w:val="007C0D4D"/>
    <w:rsid w:val="007C4148"/>
    <w:rsid w:val="007D0006"/>
    <w:rsid w:val="007D26CF"/>
    <w:rsid w:val="007D38D2"/>
    <w:rsid w:val="007E05A3"/>
    <w:rsid w:val="007E6267"/>
    <w:rsid w:val="007E6400"/>
    <w:rsid w:val="007F0442"/>
    <w:rsid w:val="007F10D1"/>
    <w:rsid w:val="007F42DC"/>
    <w:rsid w:val="007F55A1"/>
    <w:rsid w:val="00800231"/>
    <w:rsid w:val="00802C9C"/>
    <w:rsid w:val="00803353"/>
    <w:rsid w:val="00804568"/>
    <w:rsid w:val="00805CB9"/>
    <w:rsid w:val="00806172"/>
    <w:rsid w:val="00810883"/>
    <w:rsid w:val="00810FFB"/>
    <w:rsid w:val="008207D6"/>
    <w:rsid w:val="00822FE0"/>
    <w:rsid w:val="0082465C"/>
    <w:rsid w:val="00825501"/>
    <w:rsid w:val="00830CF7"/>
    <w:rsid w:val="008347B4"/>
    <w:rsid w:val="00836E35"/>
    <w:rsid w:val="00837A78"/>
    <w:rsid w:val="0085112A"/>
    <w:rsid w:val="00851BED"/>
    <w:rsid w:val="008552F5"/>
    <w:rsid w:val="00861B31"/>
    <w:rsid w:val="008626BE"/>
    <w:rsid w:val="008913EA"/>
    <w:rsid w:val="008A4BAB"/>
    <w:rsid w:val="008A6911"/>
    <w:rsid w:val="008A7097"/>
    <w:rsid w:val="008B07CC"/>
    <w:rsid w:val="008B1FB9"/>
    <w:rsid w:val="008B66A6"/>
    <w:rsid w:val="008B6701"/>
    <w:rsid w:val="008C326F"/>
    <w:rsid w:val="008C4A64"/>
    <w:rsid w:val="008D44EF"/>
    <w:rsid w:val="008E1AFD"/>
    <w:rsid w:val="008E3CEB"/>
    <w:rsid w:val="008E48A5"/>
    <w:rsid w:val="008E77DD"/>
    <w:rsid w:val="008F3D30"/>
    <w:rsid w:val="008F4163"/>
    <w:rsid w:val="008F64D6"/>
    <w:rsid w:val="008F7348"/>
    <w:rsid w:val="009051BF"/>
    <w:rsid w:val="00911158"/>
    <w:rsid w:val="0091220D"/>
    <w:rsid w:val="009238F8"/>
    <w:rsid w:val="009245AA"/>
    <w:rsid w:val="0092492F"/>
    <w:rsid w:val="009266E6"/>
    <w:rsid w:val="009319E2"/>
    <w:rsid w:val="009412B7"/>
    <w:rsid w:val="00943485"/>
    <w:rsid w:val="00945A90"/>
    <w:rsid w:val="00962BF8"/>
    <w:rsid w:val="00966718"/>
    <w:rsid w:val="009803E2"/>
    <w:rsid w:val="00986582"/>
    <w:rsid w:val="00990549"/>
    <w:rsid w:val="009948AE"/>
    <w:rsid w:val="009A0219"/>
    <w:rsid w:val="009A3A5E"/>
    <w:rsid w:val="009A3DF5"/>
    <w:rsid w:val="009A72BF"/>
    <w:rsid w:val="009A7704"/>
    <w:rsid w:val="009B1B7B"/>
    <w:rsid w:val="009B5939"/>
    <w:rsid w:val="009B678D"/>
    <w:rsid w:val="009C75A7"/>
    <w:rsid w:val="009D24B2"/>
    <w:rsid w:val="009D2D2A"/>
    <w:rsid w:val="009D65D4"/>
    <w:rsid w:val="009E395B"/>
    <w:rsid w:val="009F2E4F"/>
    <w:rsid w:val="009F35DC"/>
    <w:rsid w:val="009F67C9"/>
    <w:rsid w:val="009F6ED5"/>
    <w:rsid w:val="00A0011C"/>
    <w:rsid w:val="00A00A24"/>
    <w:rsid w:val="00A017B1"/>
    <w:rsid w:val="00A03218"/>
    <w:rsid w:val="00A138C0"/>
    <w:rsid w:val="00A16ED9"/>
    <w:rsid w:val="00A172CB"/>
    <w:rsid w:val="00A2222D"/>
    <w:rsid w:val="00A225AE"/>
    <w:rsid w:val="00A22E90"/>
    <w:rsid w:val="00A24691"/>
    <w:rsid w:val="00A25890"/>
    <w:rsid w:val="00A31B4E"/>
    <w:rsid w:val="00A33714"/>
    <w:rsid w:val="00A3536B"/>
    <w:rsid w:val="00A41F4F"/>
    <w:rsid w:val="00A45944"/>
    <w:rsid w:val="00A53155"/>
    <w:rsid w:val="00A550B1"/>
    <w:rsid w:val="00A5699C"/>
    <w:rsid w:val="00A73D0D"/>
    <w:rsid w:val="00A75D80"/>
    <w:rsid w:val="00A75F09"/>
    <w:rsid w:val="00A76EA9"/>
    <w:rsid w:val="00A8423C"/>
    <w:rsid w:val="00A84A0A"/>
    <w:rsid w:val="00A87DAD"/>
    <w:rsid w:val="00A97763"/>
    <w:rsid w:val="00AA13F4"/>
    <w:rsid w:val="00AA29D8"/>
    <w:rsid w:val="00AA3419"/>
    <w:rsid w:val="00AB0DCC"/>
    <w:rsid w:val="00AC0F46"/>
    <w:rsid w:val="00AC2051"/>
    <w:rsid w:val="00AC5E5A"/>
    <w:rsid w:val="00AC68C3"/>
    <w:rsid w:val="00AC7AF1"/>
    <w:rsid w:val="00AD34D8"/>
    <w:rsid w:val="00AD43B7"/>
    <w:rsid w:val="00AD555E"/>
    <w:rsid w:val="00AE759E"/>
    <w:rsid w:val="00AE7612"/>
    <w:rsid w:val="00AF092B"/>
    <w:rsid w:val="00AF09BF"/>
    <w:rsid w:val="00AF20D4"/>
    <w:rsid w:val="00AF28A5"/>
    <w:rsid w:val="00AF4F2A"/>
    <w:rsid w:val="00B003D2"/>
    <w:rsid w:val="00B01AD5"/>
    <w:rsid w:val="00B02A4F"/>
    <w:rsid w:val="00B03263"/>
    <w:rsid w:val="00B121CB"/>
    <w:rsid w:val="00B125FF"/>
    <w:rsid w:val="00B165D3"/>
    <w:rsid w:val="00B1758B"/>
    <w:rsid w:val="00B17834"/>
    <w:rsid w:val="00B21F20"/>
    <w:rsid w:val="00B23EF5"/>
    <w:rsid w:val="00B2658A"/>
    <w:rsid w:val="00B37B06"/>
    <w:rsid w:val="00B4413A"/>
    <w:rsid w:val="00B4477D"/>
    <w:rsid w:val="00B47BAD"/>
    <w:rsid w:val="00B5027F"/>
    <w:rsid w:val="00B506A8"/>
    <w:rsid w:val="00B51D46"/>
    <w:rsid w:val="00B53903"/>
    <w:rsid w:val="00B6081A"/>
    <w:rsid w:val="00B623F1"/>
    <w:rsid w:val="00B64B37"/>
    <w:rsid w:val="00B665C7"/>
    <w:rsid w:val="00B71367"/>
    <w:rsid w:val="00B73FC9"/>
    <w:rsid w:val="00B9045F"/>
    <w:rsid w:val="00B92590"/>
    <w:rsid w:val="00B9535C"/>
    <w:rsid w:val="00B95C77"/>
    <w:rsid w:val="00BA132B"/>
    <w:rsid w:val="00BB5A4E"/>
    <w:rsid w:val="00BC0C21"/>
    <w:rsid w:val="00BC40B0"/>
    <w:rsid w:val="00BD4D8C"/>
    <w:rsid w:val="00BD7662"/>
    <w:rsid w:val="00BE5A67"/>
    <w:rsid w:val="00BE5BEE"/>
    <w:rsid w:val="00BE78DC"/>
    <w:rsid w:val="00BF3534"/>
    <w:rsid w:val="00C07435"/>
    <w:rsid w:val="00C10B48"/>
    <w:rsid w:val="00C12780"/>
    <w:rsid w:val="00C143B6"/>
    <w:rsid w:val="00C22FA3"/>
    <w:rsid w:val="00C30744"/>
    <w:rsid w:val="00C34D95"/>
    <w:rsid w:val="00C4400F"/>
    <w:rsid w:val="00C456FA"/>
    <w:rsid w:val="00C504B6"/>
    <w:rsid w:val="00C5074F"/>
    <w:rsid w:val="00C51928"/>
    <w:rsid w:val="00C51B9E"/>
    <w:rsid w:val="00C55C25"/>
    <w:rsid w:val="00C609CD"/>
    <w:rsid w:val="00C612E1"/>
    <w:rsid w:val="00C61D26"/>
    <w:rsid w:val="00C64522"/>
    <w:rsid w:val="00C67FE6"/>
    <w:rsid w:val="00C72479"/>
    <w:rsid w:val="00C755EA"/>
    <w:rsid w:val="00C81AB5"/>
    <w:rsid w:val="00C85807"/>
    <w:rsid w:val="00C93D10"/>
    <w:rsid w:val="00C95D57"/>
    <w:rsid w:val="00CA7DF7"/>
    <w:rsid w:val="00CC2A39"/>
    <w:rsid w:val="00CC2D26"/>
    <w:rsid w:val="00CC3AB7"/>
    <w:rsid w:val="00CE0225"/>
    <w:rsid w:val="00CF2560"/>
    <w:rsid w:val="00CF69D5"/>
    <w:rsid w:val="00D02DBE"/>
    <w:rsid w:val="00D049B2"/>
    <w:rsid w:val="00D04CAF"/>
    <w:rsid w:val="00D10957"/>
    <w:rsid w:val="00D11D8D"/>
    <w:rsid w:val="00D1507D"/>
    <w:rsid w:val="00D2545B"/>
    <w:rsid w:val="00D26BC4"/>
    <w:rsid w:val="00D33867"/>
    <w:rsid w:val="00D42745"/>
    <w:rsid w:val="00D44869"/>
    <w:rsid w:val="00D5688B"/>
    <w:rsid w:val="00D61220"/>
    <w:rsid w:val="00D622A1"/>
    <w:rsid w:val="00D62F84"/>
    <w:rsid w:val="00D66EFC"/>
    <w:rsid w:val="00D71B58"/>
    <w:rsid w:val="00D731F9"/>
    <w:rsid w:val="00D76447"/>
    <w:rsid w:val="00D77058"/>
    <w:rsid w:val="00D821C7"/>
    <w:rsid w:val="00D8308E"/>
    <w:rsid w:val="00D94133"/>
    <w:rsid w:val="00DA368F"/>
    <w:rsid w:val="00DA3DB5"/>
    <w:rsid w:val="00DA4F81"/>
    <w:rsid w:val="00DB3118"/>
    <w:rsid w:val="00DB7128"/>
    <w:rsid w:val="00DB78E1"/>
    <w:rsid w:val="00DC09C4"/>
    <w:rsid w:val="00DC2E41"/>
    <w:rsid w:val="00DC3097"/>
    <w:rsid w:val="00DD1801"/>
    <w:rsid w:val="00DD1CA4"/>
    <w:rsid w:val="00DD27CB"/>
    <w:rsid w:val="00DD2D23"/>
    <w:rsid w:val="00DD6721"/>
    <w:rsid w:val="00DE4F3B"/>
    <w:rsid w:val="00DE7F2E"/>
    <w:rsid w:val="00DF2F68"/>
    <w:rsid w:val="00DF6B53"/>
    <w:rsid w:val="00E027E8"/>
    <w:rsid w:val="00E067C6"/>
    <w:rsid w:val="00E07320"/>
    <w:rsid w:val="00E07D96"/>
    <w:rsid w:val="00E1534B"/>
    <w:rsid w:val="00E15C2D"/>
    <w:rsid w:val="00E16A0B"/>
    <w:rsid w:val="00E16F65"/>
    <w:rsid w:val="00E20CDB"/>
    <w:rsid w:val="00E239B3"/>
    <w:rsid w:val="00E25299"/>
    <w:rsid w:val="00E306AD"/>
    <w:rsid w:val="00E314D1"/>
    <w:rsid w:val="00E32EBA"/>
    <w:rsid w:val="00E35127"/>
    <w:rsid w:val="00E352BA"/>
    <w:rsid w:val="00E40486"/>
    <w:rsid w:val="00E428F3"/>
    <w:rsid w:val="00E44C6D"/>
    <w:rsid w:val="00E56D08"/>
    <w:rsid w:val="00E65620"/>
    <w:rsid w:val="00E73E13"/>
    <w:rsid w:val="00E80AB9"/>
    <w:rsid w:val="00E813F3"/>
    <w:rsid w:val="00E82FAE"/>
    <w:rsid w:val="00E8565B"/>
    <w:rsid w:val="00E921C9"/>
    <w:rsid w:val="00E9658C"/>
    <w:rsid w:val="00EB0EBB"/>
    <w:rsid w:val="00EB1CF0"/>
    <w:rsid w:val="00EB68C7"/>
    <w:rsid w:val="00EC42E0"/>
    <w:rsid w:val="00EC64F8"/>
    <w:rsid w:val="00EC79B1"/>
    <w:rsid w:val="00ED0782"/>
    <w:rsid w:val="00ED242C"/>
    <w:rsid w:val="00ED2F64"/>
    <w:rsid w:val="00ED3A8D"/>
    <w:rsid w:val="00ED437D"/>
    <w:rsid w:val="00ED4666"/>
    <w:rsid w:val="00ED747C"/>
    <w:rsid w:val="00EE5807"/>
    <w:rsid w:val="00EE7E8A"/>
    <w:rsid w:val="00EF026B"/>
    <w:rsid w:val="00EF0550"/>
    <w:rsid w:val="00EF6C6D"/>
    <w:rsid w:val="00F008FC"/>
    <w:rsid w:val="00F1157F"/>
    <w:rsid w:val="00F14217"/>
    <w:rsid w:val="00F167F2"/>
    <w:rsid w:val="00F169F7"/>
    <w:rsid w:val="00F2002F"/>
    <w:rsid w:val="00F21625"/>
    <w:rsid w:val="00F27E1C"/>
    <w:rsid w:val="00F31AA5"/>
    <w:rsid w:val="00F4541B"/>
    <w:rsid w:val="00F46FD5"/>
    <w:rsid w:val="00F5146D"/>
    <w:rsid w:val="00F5298A"/>
    <w:rsid w:val="00F57694"/>
    <w:rsid w:val="00F60119"/>
    <w:rsid w:val="00F63CEC"/>
    <w:rsid w:val="00F64D93"/>
    <w:rsid w:val="00F77172"/>
    <w:rsid w:val="00F82A61"/>
    <w:rsid w:val="00F869DC"/>
    <w:rsid w:val="00F94BD1"/>
    <w:rsid w:val="00FA222D"/>
    <w:rsid w:val="00FA3B40"/>
    <w:rsid w:val="00FA3EAF"/>
    <w:rsid w:val="00FB3E40"/>
    <w:rsid w:val="00FB44A4"/>
    <w:rsid w:val="00FB58B1"/>
    <w:rsid w:val="00FC408A"/>
    <w:rsid w:val="00FD0928"/>
    <w:rsid w:val="00FD295E"/>
    <w:rsid w:val="00FD716B"/>
    <w:rsid w:val="00FE4183"/>
    <w:rsid w:val="00FE6918"/>
    <w:rsid w:val="00FF0CA5"/>
    <w:rsid w:val="00FF7361"/>
    <w:rsid w:val="50589495"/>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F63D52"/>
  <w15:docId w15:val="{525390FB-1B73-4A24-BBA5-FB339A3E9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Followed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4F7E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1">
    <w:name w:val="Level 1"/>
    <w:basedOn w:val="Normal"/>
    <w:rsid w:val="004120D1"/>
    <w:pPr>
      <w:numPr>
        <w:numId w:val="2"/>
      </w:numPr>
      <w:spacing w:after="140" w:line="290" w:lineRule="auto"/>
      <w:jc w:val="both"/>
      <w:outlineLvl w:val="0"/>
    </w:pPr>
    <w:rPr>
      <w:rFonts w:ascii="Arial" w:eastAsia="MS Mincho" w:hAnsi="Arial"/>
      <w:kern w:val="20"/>
      <w:sz w:val="20"/>
      <w:lang w:val="en-US" w:eastAsia="en-US"/>
    </w:rPr>
  </w:style>
  <w:style w:type="paragraph" w:customStyle="1" w:styleId="Level2">
    <w:name w:val="Level 2"/>
    <w:basedOn w:val="Normal"/>
    <w:rsid w:val="004120D1"/>
    <w:pPr>
      <w:numPr>
        <w:ilvl w:val="1"/>
        <w:numId w:val="2"/>
      </w:numPr>
      <w:spacing w:after="140" w:line="290" w:lineRule="auto"/>
      <w:jc w:val="both"/>
      <w:outlineLvl w:val="1"/>
    </w:pPr>
    <w:rPr>
      <w:rFonts w:ascii="Arial" w:eastAsia="MS Mincho" w:hAnsi="Arial"/>
      <w:kern w:val="20"/>
      <w:sz w:val="20"/>
      <w:lang w:val="en-US" w:eastAsia="en-US"/>
    </w:rPr>
  </w:style>
  <w:style w:type="paragraph" w:customStyle="1" w:styleId="Level3">
    <w:name w:val="Level 3"/>
    <w:basedOn w:val="Normal"/>
    <w:rsid w:val="004120D1"/>
    <w:pPr>
      <w:numPr>
        <w:ilvl w:val="2"/>
        <w:numId w:val="2"/>
      </w:numPr>
      <w:spacing w:after="140" w:line="290" w:lineRule="auto"/>
      <w:jc w:val="both"/>
      <w:outlineLvl w:val="2"/>
    </w:pPr>
    <w:rPr>
      <w:rFonts w:ascii="Arial" w:eastAsia="MS Mincho" w:hAnsi="Arial"/>
      <w:kern w:val="20"/>
      <w:sz w:val="20"/>
      <w:lang w:val="en-US" w:eastAsia="en-US"/>
    </w:rPr>
  </w:style>
  <w:style w:type="paragraph" w:customStyle="1" w:styleId="Level4">
    <w:name w:val="Level 4"/>
    <w:basedOn w:val="Normal"/>
    <w:rsid w:val="004120D1"/>
    <w:pPr>
      <w:numPr>
        <w:ilvl w:val="3"/>
        <w:numId w:val="2"/>
      </w:numPr>
      <w:spacing w:after="140" w:line="290" w:lineRule="auto"/>
      <w:jc w:val="both"/>
      <w:outlineLvl w:val="3"/>
    </w:pPr>
    <w:rPr>
      <w:rFonts w:ascii="Arial" w:eastAsia="MS Mincho" w:hAnsi="Arial"/>
      <w:kern w:val="20"/>
      <w:sz w:val="20"/>
      <w:lang w:val="en-US" w:eastAsia="en-US"/>
    </w:rPr>
  </w:style>
  <w:style w:type="paragraph" w:customStyle="1" w:styleId="Level5">
    <w:name w:val="Level 5"/>
    <w:basedOn w:val="Normal"/>
    <w:rsid w:val="004120D1"/>
    <w:pPr>
      <w:numPr>
        <w:ilvl w:val="4"/>
        <w:numId w:val="2"/>
      </w:numPr>
      <w:spacing w:after="140" w:line="290" w:lineRule="auto"/>
      <w:jc w:val="both"/>
      <w:outlineLvl w:val="4"/>
    </w:pPr>
    <w:rPr>
      <w:rFonts w:ascii="Arial" w:eastAsia="MS Mincho" w:hAnsi="Arial"/>
      <w:kern w:val="20"/>
      <w:sz w:val="20"/>
      <w:lang w:val="en-US" w:eastAsia="en-US"/>
    </w:rPr>
  </w:style>
  <w:style w:type="paragraph" w:customStyle="1" w:styleId="Level6">
    <w:name w:val="Level 6"/>
    <w:basedOn w:val="Normal"/>
    <w:rsid w:val="004120D1"/>
    <w:pPr>
      <w:numPr>
        <w:ilvl w:val="5"/>
        <w:numId w:val="2"/>
      </w:numPr>
      <w:spacing w:after="140" w:line="290" w:lineRule="auto"/>
      <w:jc w:val="both"/>
      <w:outlineLvl w:val="5"/>
    </w:pPr>
    <w:rPr>
      <w:rFonts w:ascii="Arial" w:eastAsia="MS Mincho" w:hAnsi="Arial"/>
      <w:kern w:val="20"/>
      <w:sz w:val="20"/>
      <w:lang w:val="en-US" w:eastAsia="en-US"/>
    </w:rPr>
  </w:style>
  <w:style w:type="paragraph" w:customStyle="1" w:styleId="Level7">
    <w:name w:val="Level 7"/>
    <w:basedOn w:val="Normal"/>
    <w:rsid w:val="004120D1"/>
    <w:pPr>
      <w:numPr>
        <w:ilvl w:val="6"/>
        <w:numId w:val="2"/>
      </w:numPr>
      <w:spacing w:after="140" w:line="290" w:lineRule="auto"/>
      <w:jc w:val="both"/>
      <w:outlineLvl w:val="6"/>
    </w:pPr>
    <w:rPr>
      <w:rFonts w:ascii="Arial" w:eastAsia="MS Mincho" w:hAnsi="Arial"/>
      <w:kern w:val="20"/>
      <w:sz w:val="20"/>
      <w:lang w:val="en-US" w:eastAsia="en-US"/>
    </w:rPr>
  </w:style>
  <w:style w:type="paragraph" w:customStyle="1" w:styleId="Level8">
    <w:name w:val="Level 8"/>
    <w:basedOn w:val="Normal"/>
    <w:rsid w:val="004120D1"/>
    <w:pPr>
      <w:numPr>
        <w:ilvl w:val="7"/>
        <w:numId w:val="2"/>
      </w:numPr>
      <w:spacing w:after="140" w:line="290" w:lineRule="auto"/>
      <w:jc w:val="both"/>
      <w:outlineLvl w:val="7"/>
    </w:pPr>
    <w:rPr>
      <w:rFonts w:ascii="Arial" w:eastAsia="MS Mincho" w:hAnsi="Arial"/>
      <w:kern w:val="20"/>
      <w:sz w:val="20"/>
      <w:lang w:val="en-US" w:eastAsia="en-US"/>
    </w:rPr>
  </w:style>
  <w:style w:type="paragraph" w:customStyle="1" w:styleId="Level9">
    <w:name w:val="Level 9"/>
    <w:basedOn w:val="Normal"/>
    <w:rsid w:val="004120D1"/>
    <w:pPr>
      <w:numPr>
        <w:ilvl w:val="8"/>
        <w:numId w:val="2"/>
      </w:numPr>
      <w:spacing w:after="140" w:line="290" w:lineRule="auto"/>
      <w:jc w:val="both"/>
      <w:outlineLvl w:val="8"/>
    </w:pPr>
    <w:rPr>
      <w:rFonts w:ascii="Arial" w:eastAsia="MS Mincho" w:hAnsi="Arial"/>
      <w:kern w:val="20"/>
      <w:sz w:val="20"/>
      <w:lang w:val="en-US" w:eastAsia="en-US"/>
    </w:rPr>
  </w:style>
  <w:style w:type="paragraph" w:styleId="Textodenotaderodap">
    <w:name w:val="footnote text"/>
    <w:basedOn w:val="Normal"/>
    <w:link w:val="TextodenotaderodapChar"/>
    <w:rsid w:val="00117183"/>
    <w:rPr>
      <w:sz w:val="20"/>
      <w:szCs w:val="20"/>
    </w:rPr>
  </w:style>
  <w:style w:type="character" w:customStyle="1" w:styleId="TextodenotaderodapChar">
    <w:name w:val="Texto de nota de rodapé Char"/>
    <w:basedOn w:val="Fontepargpadro"/>
    <w:link w:val="Textodenotaderodap"/>
    <w:rsid w:val="00117183"/>
  </w:style>
  <w:style w:type="character" w:styleId="Refdenotaderodap">
    <w:name w:val="footnote reference"/>
    <w:rsid w:val="00117183"/>
    <w:rPr>
      <w:vertAlign w:val="superscript"/>
    </w:rPr>
  </w:style>
  <w:style w:type="paragraph" w:styleId="Corpodetexto">
    <w:name w:val="Body Text"/>
    <w:basedOn w:val="Normal"/>
    <w:link w:val="CorpodetextoChar"/>
    <w:rsid w:val="007B79CA"/>
    <w:pPr>
      <w:jc w:val="both"/>
    </w:pPr>
    <w:rPr>
      <w:rFonts w:ascii="Arial" w:hAnsi="Arial"/>
      <w:sz w:val="26"/>
      <w:szCs w:val="20"/>
      <w:lang w:val="x-none" w:eastAsia="x-none"/>
    </w:rPr>
  </w:style>
  <w:style w:type="character" w:customStyle="1" w:styleId="CorpodetextoChar">
    <w:name w:val="Corpo de texto Char"/>
    <w:link w:val="Corpodetexto"/>
    <w:rsid w:val="007B79CA"/>
    <w:rPr>
      <w:rFonts w:ascii="Arial" w:hAnsi="Arial"/>
      <w:sz w:val="26"/>
    </w:rPr>
  </w:style>
  <w:style w:type="paragraph" w:styleId="MapadoDocumento">
    <w:name w:val="Document Map"/>
    <w:basedOn w:val="Normal"/>
    <w:semiHidden/>
    <w:rsid w:val="00DA4F81"/>
    <w:pPr>
      <w:shd w:val="clear" w:color="auto" w:fill="000080"/>
    </w:pPr>
    <w:rPr>
      <w:rFonts w:ascii="Tahoma" w:hAnsi="Tahoma" w:cs="Tahoma"/>
      <w:sz w:val="20"/>
      <w:szCs w:val="20"/>
    </w:rPr>
  </w:style>
  <w:style w:type="character" w:customStyle="1" w:styleId="apple-style-span">
    <w:name w:val="apple-style-span"/>
    <w:rsid w:val="00204548"/>
  </w:style>
  <w:style w:type="paragraph" w:styleId="Cabealho">
    <w:name w:val="header"/>
    <w:basedOn w:val="Normal"/>
    <w:link w:val="CabealhoChar"/>
    <w:rsid w:val="004B1BF8"/>
    <w:pPr>
      <w:tabs>
        <w:tab w:val="center" w:pos="4320"/>
        <w:tab w:val="right" w:pos="8640"/>
      </w:tabs>
    </w:pPr>
    <w:rPr>
      <w:lang w:val="x-none"/>
    </w:rPr>
  </w:style>
  <w:style w:type="character" w:customStyle="1" w:styleId="CabealhoChar">
    <w:name w:val="Cabeçalho Char"/>
    <w:link w:val="Cabealho"/>
    <w:rsid w:val="004B1BF8"/>
    <w:rPr>
      <w:sz w:val="24"/>
      <w:szCs w:val="24"/>
      <w:lang w:eastAsia="pt-BR"/>
    </w:rPr>
  </w:style>
  <w:style w:type="paragraph" w:styleId="Rodap">
    <w:name w:val="footer"/>
    <w:basedOn w:val="Normal"/>
    <w:link w:val="RodapChar"/>
    <w:uiPriority w:val="99"/>
    <w:rsid w:val="004B1BF8"/>
    <w:pPr>
      <w:tabs>
        <w:tab w:val="center" w:pos="4320"/>
        <w:tab w:val="right" w:pos="8640"/>
      </w:tabs>
    </w:pPr>
    <w:rPr>
      <w:lang w:val="x-none"/>
    </w:rPr>
  </w:style>
  <w:style w:type="character" w:customStyle="1" w:styleId="RodapChar">
    <w:name w:val="Rodapé Char"/>
    <w:link w:val="Rodap"/>
    <w:uiPriority w:val="99"/>
    <w:rsid w:val="004B1BF8"/>
    <w:rPr>
      <w:sz w:val="24"/>
      <w:szCs w:val="24"/>
      <w:lang w:eastAsia="pt-BR"/>
    </w:rPr>
  </w:style>
  <w:style w:type="character" w:styleId="Hyperlink">
    <w:name w:val="Hyperlink"/>
    <w:uiPriority w:val="99"/>
    <w:unhideWhenUsed/>
    <w:rsid w:val="009D2D2A"/>
    <w:rPr>
      <w:color w:val="0000FF"/>
      <w:u w:val="single"/>
    </w:rPr>
  </w:style>
  <w:style w:type="character" w:styleId="HiperlinkVisitado">
    <w:name w:val="FollowedHyperlink"/>
    <w:uiPriority w:val="99"/>
    <w:unhideWhenUsed/>
    <w:rsid w:val="009D2D2A"/>
    <w:rPr>
      <w:color w:val="800080"/>
      <w:u w:val="single"/>
    </w:rPr>
  </w:style>
  <w:style w:type="paragraph" w:styleId="Corpodetexto2">
    <w:name w:val="Body Text 2"/>
    <w:basedOn w:val="Normal"/>
    <w:link w:val="Corpodetexto2Char"/>
    <w:rsid w:val="00ED0782"/>
    <w:pPr>
      <w:spacing w:after="120" w:line="480" w:lineRule="auto"/>
    </w:pPr>
    <w:rPr>
      <w:lang w:val="x-none" w:eastAsia="x-none"/>
    </w:rPr>
  </w:style>
  <w:style w:type="character" w:customStyle="1" w:styleId="Corpodetexto2Char">
    <w:name w:val="Corpo de texto 2 Char"/>
    <w:link w:val="Corpodetexto2"/>
    <w:rsid w:val="00ED0782"/>
    <w:rPr>
      <w:sz w:val="24"/>
      <w:szCs w:val="24"/>
    </w:rPr>
  </w:style>
  <w:style w:type="paragraph" w:styleId="PargrafodaLista">
    <w:name w:val="List Paragraph"/>
    <w:basedOn w:val="Normal"/>
    <w:uiPriority w:val="34"/>
    <w:qFormat/>
    <w:rsid w:val="000104F1"/>
    <w:pPr>
      <w:ind w:left="720"/>
      <w:contextualSpacing/>
    </w:pPr>
    <w:rPr>
      <w:sz w:val="20"/>
      <w:szCs w:val="20"/>
      <w:lang w:eastAsia="en-US"/>
    </w:rPr>
  </w:style>
  <w:style w:type="character" w:styleId="Refdecomentrio">
    <w:name w:val="annotation reference"/>
    <w:uiPriority w:val="99"/>
    <w:rsid w:val="00AC2051"/>
    <w:rPr>
      <w:sz w:val="16"/>
      <w:szCs w:val="16"/>
    </w:rPr>
  </w:style>
  <w:style w:type="paragraph" w:styleId="Textodecomentrio">
    <w:name w:val="annotation text"/>
    <w:basedOn w:val="Normal"/>
    <w:link w:val="TextodecomentrioChar"/>
    <w:uiPriority w:val="99"/>
    <w:rsid w:val="00AC2051"/>
    <w:rPr>
      <w:sz w:val="20"/>
      <w:szCs w:val="20"/>
    </w:rPr>
  </w:style>
  <w:style w:type="character" w:customStyle="1" w:styleId="TextodecomentrioChar">
    <w:name w:val="Texto de comentário Char"/>
    <w:basedOn w:val="Fontepargpadro"/>
    <w:link w:val="Textodecomentrio"/>
    <w:uiPriority w:val="99"/>
    <w:rsid w:val="00AC2051"/>
  </w:style>
  <w:style w:type="paragraph" w:styleId="Assuntodocomentrio">
    <w:name w:val="annotation subject"/>
    <w:basedOn w:val="Textodecomentrio"/>
    <w:next w:val="Textodecomentrio"/>
    <w:link w:val="AssuntodocomentrioChar"/>
    <w:rsid w:val="00AC2051"/>
    <w:rPr>
      <w:b/>
      <w:bCs/>
      <w:lang w:val="x-none" w:eastAsia="x-none"/>
    </w:rPr>
  </w:style>
  <w:style w:type="character" w:customStyle="1" w:styleId="AssuntodocomentrioChar">
    <w:name w:val="Assunto do comentário Char"/>
    <w:link w:val="Assuntodocomentrio"/>
    <w:rsid w:val="00AC2051"/>
    <w:rPr>
      <w:b/>
      <w:bCs/>
    </w:rPr>
  </w:style>
  <w:style w:type="paragraph" w:styleId="Textodebalo">
    <w:name w:val="Balloon Text"/>
    <w:basedOn w:val="Normal"/>
    <w:link w:val="TextodebaloChar"/>
    <w:rsid w:val="00AC2051"/>
    <w:rPr>
      <w:rFonts w:ascii="Tahoma" w:hAnsi="Tahoma"/>
      <w:sz w:val="16"/>
      <w:szCs w:val="16"/>
      <w:lang w:val="x-none" w:eastAsia="x-none"/>
    </w:rPr>
  </w:style>
  <w:style w:type="character" w:customStyle="1" w:styleId="TextodebaloChar">
    <w:name w:val="Texto de balão Char"/>
    <w:link w:val="Textodebalo"/>
    <w:rsid w:val="00AC2051"/>
    <w:rPr>
      <w:rFonts w:ascii="Tahoma" w:hAnsi="Tahoma" w:cs="Tahoma"/>
      <w:sz w:val="16"/>
      <w:szCs w:val="16"/>
    </w:rPr>
  </w:style>
  <w:style w:type="paragraph" w:styleId="Reviso">
    <w:name w:val="Revision"/>
    <w:hidden/>
    <w:uiPriority w:val="99"/>
    <w:semiHidden/>
    <w:rsid w:val="00BF3534"/>
    <w:rPr>
      <w:sz w:val="24"/>
      <w:szCs w:val="24"/>
    </w:rPr>
  </w:style>
  <w:style w:type="paragraph" w:styleId="NormalWeb">
    <w:name w:val="Normal (Web)"/>
    <w:basedOn w:val="Normal"/>
    <w:uiPriority w:val="99"/>
    <w:unhideWhenUsed/>
    <w:rsid w:val="00662D3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14727">
      <w:bodyDiv w:val="1"/>
      <w:marLeft w:val="0"/>
      <w:marRight w:val="0"/>
      <w:marTop w:val="0"/>
      <w:marBottom w:val="0"/>
      <w:divBdr>
        <w:top w:val="none" w:sz="0" w:space="0" w:color="auto"/>
        <w:left w:val="none" w:sz="0" w:space="0" w:color="auto"/>
        <w:bottom w:val="none" w:sz="0" w:space="0" w:color="auto"/>
        <w:right w:val="none" w:sz="0" w:space="0" w:color="auto"/>
      </w:divBdr>
    </w:div>
    <w:div w:id="121198483">
      <w:bodyDiv w:val="1"/>
      <w:marLeft w:val="0"/>
      <w:marRight w:val="0"/>
      <w:marTop w:val="0"/>
      <w:marBottom w:val="0"/>
      <w:divBdr>
        <w:top w:val="none" w:sz="0" w:space="0" w:color="auto"/>
        <w:left w:val="none" w:sz="0" w:space="0" w:color="auto"/>
        <w:bottom w:val="none" w:sz="0" w:space="0" w:color="auto"/>
        <w:right w:val="none" w:sz="0" w:space="0" w:color="auto"/>
      </w:divBdr>
    </w:div>
    <w:div w:id="280573068">
      <w:bodyDiv w:val="1"/>
      <w:marLeft w:val="0"/>
      <w:marRight w:val="0"/>
      <w:marTop w:val="0"/>
      <w:marBottom w:val="0"/>
      <w:divBdr>
        <w:top w:val="none" w:sz="0" w:space="0" w:color="auto"/>
        <w:left w:val="none" w:sz="0" w:space="0" w:color="auto"/>
        <w:bottom w:val="none" w:sz="0" w:space="0" w:color="auto"/>
        <w:right w:val="none" w:sz="0" w:space="0" w:color="auto"/>
      </w:divBdr>
    </w:div>
    <w:div w:id="284774075">
      <w:bodyDiv w:val="1"/>
      <w:marLeft w:val="0"/>
      <w:marRight w:val="0"/>
      <w:marTop w:val="0"/>
      <w:marBottom w:val="0"/>
      <w:divBdr>
        <w:top w:val="none" w:sz="0" w:space="0" w:color="auto"/>
        <w:left w:val="none" w:sz="0" w:space="0" w:color="auto"/>
        <w:bottom w:val="none" w:sz="0" w:space="0" w:color="auto"/>
        <w:right w:val="none" w:sz="0" w:space="0" w:color="auto"/>
      </w:divBdr>
    </w:div>
    <w:div w:id="293370968">
      <w:bodyDiv w:val="1"/>
      <w:marLeft w:val="0"/>
      <w:marRight w:val="0"/>
      <w:marTop w:val="0"/>
      <w:marBottom w:val="0"/>
      <w:divBdr>
        <w:top w:val="none" w:sz="0" w:space="0" w:color="auto"/>
        <w:left w:val="none" w:sz="0" w:space="0" w:color="auto"/>
        <w:bottom w:val="none" w:sz="0" w:space="0" w:color="auto"/>
        <w:right w:val="none" w:sz="0" w:space="0" w:color="auto"/>
      </w:divBdr>
    </w:div>
    <w:div w:id="432434586">
      <w:bodyDiv w:val="1"/>
      <w:marLeft w:val="0"/>
      <w:marRight w:val="0"/>
      <w:marTop w:val="0"/>
      <w:marBottom w:val="0"/>
      <w:divBdr>
        <w:top w:val="none" w:sz="0" w:space="0" w:color="auto"/>
        <w:left w:val="none" w:sz="0" w:space="0" w:color="auto"/>
        <w:bottom w:val="none" w:sz="0" w:space="0" w:color="auto"/>
        <w:right w:val="none" w:sz="0" w:space="0" w:color="auto"/>
      </w:divBdr>
    </w:div>
    <w:div w:id="630209893">
      <w:bodyDiv w:val="1"/>
      <w:marLeft w:val="0"/>
      <w:marRight w:val="0"/>
      <w:marTop w:val="0"/>
      <w:marBottom w:val="0"/>
      <w:divBdr>
        <w:top w:val="none" w:sz="0" w:space="0" w:color="auto"/>
        <w:left w:val="none" w:sz="0" w:space="0" w:color="auto"/>
        <w:bottom w:val="none" w:sz="0" w:space="0" w:color="auto"/>
        <w:right w:val="none" w:sz="0" w:space="0" w:color="auto"/>
      </w:divBdr>
    </w:div>
    <w:div w:id="643581589">
      <w:bodyDiv w:val="1"/>
      <w:marLeft w:val="0"/>
      <w:marRight w:val="0"/>
      <w:marTop w:val="0"/>
      <w:marBottom w:val="0"/>
      <w:divBdr>
        <w:top w:val="none" w:sz="0" w:space="0" w:color="auto"/>
        <w:left w:val="none" w:sz="0" w:space="0" w:color="auto"/>
        <w:bottom w:val="none" w:sz="0" w:space="0" w:color="auto"/>
        <w:right w:val="none" w:sz="0" w:space="0" w:color="auto"/>
      </w:divBdr>
    </w:div>
    <w:div w:id="745342752">
      <w:bodyDiv w:val="1"/>
      <w:marLeft w:val="0"/>
      <w:marRight w:val="0"/>
      <w:marTop w:val="0"/>
      <w:marBottom w:val="0"/>
      <w:divBdr>
        <w:top w:val="none" w:sz="0" w:space="0" w:color="auto"/>
        <w:left w:val="none" w:sz="0" w:space="0" w:color="auto"/>
        <w:bottom w:val="none" w:sz="0" w:space="0" w:color="auto"/>
        <w:right w:val="none" w:sz="0" w:space="0" w:color="auto"/>
      </w:divBdr>
      <w:divsChild>
        <w:div w:id="2096507385">
          <w:marLeft w:val="0"/>
          <w:marRight w:val="0"/>
          <w:marTop w:val="0"/>
          <w:marBottom w:val="0"/>
          <w:divBdr>
            <w:top w:val="none" w:sz="0" w:space="0" w:color="auto"/>
            <w:left w:val="none" w:sz="0" w:space="0" w:color="auto"/>
            <w:bottom w:val="none" w:sz="0" w:space="0" w:color="auto"/>
            <w:right w:val="none" w:sz="0" w:space="0" w:color="auto"/>
          </w:divBdr>
          <w:divsChild>
            <w:div w:id="1077941486">
              <w:marLeft w:val="0"/>
              <w:marRight w:val="0"/>
              <w:marTop w:val="0"/>
              <w:marBottom w:val="0"/>
              <w:divBdr>
                <w:top w:val="none" w:sz="0" w:space="0" w:color="auto"/>
                <w:left w:val="none" w:sz="0" w:space="0" w:color="auto"/>
                <w:bottom w:val="single" w:sz="6" w:space="0" w:color="CDE1E2"/>
                <w:right w:val="none" w:sz="0" w:space="0" w:color="auto"/>
              </w:divBdr>
            </w:div>
          </w:divsChild>
        </w:div>
      </w:divsChild>
    </w:div>
    <w:div w:id="777717976">
      <w:bodyDiv w:val="1"/>
      <w:marLeft w:val="0"/>
      <w:marRight w:val="0"/>
      <w:marTop w:val="0"/>
      <w:marBottom w:val="0"/>
      <w:divBdr>
        <w:top w:val="none" w:sz="0" w:space="0" w:color="auto"/>
        <w:left w:val="none" w:sz="0" w:space="0" w:color="auto"/>
        <w:bottom w:val="none" w:sz="0" w:space="0" w:color="auto"/>
        <w:right w:val="none" w:sz="0" w:space="0" w:color="auto"/>
      </w:divBdr>
    </w:div>
    <w:div w:id="782071683">
      <w:bodyDiv w:val="1"/>
      <w:marLeft w:val="0"/>
      <w:marRight w:val="0"/>
      <w:marTop w:val="0"/>
      <w:marBottom w:val="0"/>
      <w:divBdr>
        <w:top w:val="none" w:sz="0" w:space="0" w:color="auto"/>
        <w:left w:val="none" w:sz="0" w:space="0" w:color="auto"/>
        <w:bottom w:val="none" w:sz="0" w:space="0" w:color="auto"/>
        <w:right w:val="none" w:sz="0" w:space="0" w:color="auto"/>
      </w:divBdr>
    </w:div>
    <w:div w:id="893783001">
      <w:bodyDiv w:val="1"/>
      <w:marLeft w:val="0"/>
      <w:marRight w:val="0"/>
      <w:marTop w:val="0"/>
      <w:marBottom w:val="0"/>
      <w:divBdr>
        <w:top w:val="none" w:sz="0" w:space="0" w:color="auto"/>
        <w:left w:val="none" w:sz="0" w:space="0" w:color="auto"/>
        <w:bottom w:val="none" w:sz="0" w:space="0" w:color="auto"/>
        <w:right w:val="none" w:sz="0" w:space="0" w:color="auto"/>
      </w:divBdr>
    </w:div>
    <w:div w:id="980771743">
      <w:bodyDiv w:val="1"/>
      <w:marLeft w:val="0"/>
      <w:marRight w:val="0"/>
      <w:marTop w:val="0"/>
      <w:marBottom w:val="0"/>
      <w:divBdr>
        <w:top w:val="none" w:sz="0" w:space="0" w:color="auto"/>
        <w:left w:val="none" w:sz="0" w:space="0" w:color="auto"/>
        <w:bottom w:val="none" w:sz="0" w:space="0" w:color="auto"/>
        <w:right w:val="none" w:sz="0" w:space="0" w:color="auto"/>
      </w:divBdr>
    </w:div>
    <w:div w:id="1092049227">
      <w:bodyDiv w:val="1"/>
      <w:marLeft w:val="0"/>
      <w:marRight w:val="0"/>
      <w:marTop w:val="0"/>
      <w:marBottom w:val="0"/>
      <w:divBdr>
        <w:top w:val="none" w:sz="0" w:space="0" w:color="auto"/>
        <w:left w:val="none" w:sz="0" w:space="0" w:color="auto"/>
        <w:bottom w:val="none" w:sz="0" w:space="0" w:color="auto"/>
        <w:right w:val="none" w:sz="0" w:space="0" w:color="auto"/>
      </w:divBdr>
    </w:div>
    <w:div w:id="1213075111">
      <w:bodyDiv w:val="1"/>
      <w:marLeft w:val="0"/>
      <w:marRight w:val="0"/>
      <w:marTop w:val="0"/>
      <w:marBottom w:val="0"/>
      <w:divBdr>
        <w:top w:val="none" w:sz="0" w:space="0" w:color="auto"/>
        <w:left w:val="none" w:sz="0" w:space="0" w:color="auto"/>
        <w:bottom w:val="none" w:sz="0" w:space="0" w:color="auto"/>
        <w:right w:val="none" w:sz="0" w:space="0" w:color="auto"/>
      </w:divBdr>
    </w:div>
    <w:div w:id="1241020902">
      <w:bodyDiv w:val="1"/>
      <w:marLeft w:val="0"/>
      <w:marRight w:val="0"/>
      <w:marTop w:val="0"/>
      <w:marBottom w:val="0"/>
      <w:divBdr>
        <w:top w:val="none" w:sz="0" w:space="0" w:color="auto"/>
        <w:left w:val="none" w:sz="0" w:space="0" w:color="auto"/>
        <w:bottom w:val="none" w:sz="0" w:space="0" w:color="auto"/>
        <w:right w:val="none" w:sz="0" w:space="0" w:color="auto"/>
      </w:divBdr>
    </w:div>
    <w:div w:id="1311055827">
      <w:bodyDiv w:val="1"/>
      <w:marLeft w:val="0"/>
      <w:marRight w:val="0"/>
      <w:marTop w:val="0"/>
      <w:marBottom w:val="0"/>
      <w:divBdr>
        <w:top w:val="none" w:sz="0" w:space="0" w:color="auto"/>
        <w:left w:val="none" w:sz="0" w:space="0" w:color="auto"/>
        <w:bottom w:val="none" w:sz="0" w:space="0" w:color="auto"/>
        <w:right w:val="none" w:sz="0" w:space="0" w:color="auto"/>
      </w:divBdr>
    </w:div>
    <w:div w:id="1355963484">
      <w:bodyDiv w:val="1"/>
      <w:marLeft w:val="0"/>
      <w:marRight w:val="0"/>
      <w:marTop w:val="0"/>
      <w:marBottom w:val="0"/>
      <w:divBdr>
        <w:top w:val="none" w:sz="0" w:space="0" w:color="auto"/>
        <w:left w:val="none" w:sz="0" w:space="0" w:color="auto"/>
        <w:bottom w:val="none" w:sz="0" w:space="0" w:color="auto"/>
        <w:right w:val="none" w:sz="0" w:space="0" w:color="auto"/>
      </w:divBdr>
    </w:div>
    <w:div w:id="1394281395">
      <w:bodyDiv w:val="1"/>
      <w:marLeft w:val="0"/>
      <w:marRight w:val="0"/>
      <w:marTop w:val="0"/>
      <w:marBottom w:val="0"/>
      <w:divBdr>
        <w:top w:val="none" w:sz="0" w:space="0" w:color="auto"/>
        <w:left w:val="none" w:sz="0" w:space="0" w:color="auto"/>
        <w:bottom w:val="none" w:sz="0" w:space="0" w:color="auto"/>
        <w:right w:val="none" w:sz="0" w:space="0" w:color="auto"/>
      </w:divBdr>
    </w:div>
    <w:div w:id="1581480047">
      <w:bodyDiv w:val="1"/>
      <w:marLeft w:val="0"/>
      <w:marRight w:val="0"/>
      <w:marTop w:val="0"/>
      <w:marBottom w:val="0"/>
      <w:divBdr>
        <w:top w:val="none" w:sz="0" w:space="0" w:color="auto"/>
        <w:left w:val="none" w:sz="0" w:space="0" w:color="auto"/>
        <w:bottom w:val="none" w:sz="0" w:space="0" w:color="auto"/>
        <w:right w:val="none" w:sz="0" w:space="0" w:color="auto"/>
      </w:divBdr>
    </w:div>
    <w:div w:id="1663505367">
      <w:bodyDiv w:val="1"/>
      <w:marLeft w:val="0"/>
      <w:marRight w:val="0"/>
      <w:marTop w:val="0"/>
      <w:marBottom w:val="0"/>
      <w:divBdr>
        <w:top w:val="none" w:sz="0" w:space="0" w:color="auto"/>
        <w:left w:val="none" w:sz="0" w:space="0" w:color="auto"/>
        <w:bottom w:val="none" w:sz="0" w:space="0" w:color="auto"/>
        <w:right w:val="none" w:sz="0" w:space="0" w:color="auto"/>
      </w:divBdr>
    </w:div>
    <w:div w:id="1732189951">
      <w:bodyDiv w:val="1"/>
      <w:marLeft w:val="0"/>
      <w:marRight w:val="0"/>
      <w:marTop w:val="0"/>
      <w:marBottom w:val="0"/>
      <w:divBdr>
        <w:top w:val="none" w:sz="0" w:space="0" w:color="auto"/>
        <w:left w:val="none" w:sz="0" w:space="0" w:color="auto"/>
        <w:bottom w:val="none" w:sz="0" w:space="0" w:color="auto"/>
        <w:right w:val="none" w:sz="0" w:space="0" w:color="auto"/>
      </w:divBdr>
    </w:div>
    <w:div w:id="1752702110">
      <w:bodyDiv w:val="1"/>
      <w:marLeft w:val="0"/>
      <w:marRight w:val="0"/>
      <w:marTop w:val="0"/>
      <w:marBottom w:val="0"/>
      <w:divBdr>
        <w:top w:val="none" w:sz="0" w:space="0" w:color="auto"/>
        <w:left w:val="none" w:sz="0" w:space="0" w:color="auto"/>
        <w:bottom w:val="none" w:sz="0" w:space="0" w:color="auto"/>
        <w:right w:val="none" w:sz="0" w:space="0" w:color="auto"/>
      </w:divBdr>
    </w:div>
    <w:div w:id="1806117744">
      <w:bodyDiv w:val="1"/>
      <w:marLeft w:val="0"/>
      <w:marRight w:val="0"/>
      <w:marTop w:val="0"/>
      <w:marBottom w:val="0"/>
      <w:divBdr>
        <w:top w:val="none" w:sz="0" w:space="0" w:color="auto"/>
        <w:left w:val="none" w:sz="0" w:space="0" w:color="auto"/>
        <w:bottom w:val="none" w:sz="0" w:space="0" w:color="auto"/>
        <w:right w:val="none" w:sz="0" w:space="0" w:color="auto"/>
      </w:divBdr>
    </w:div>
    <w:div w:id="1878273157">
      <w:bodyDiv w:val="1"/>
      <w:marLeft w:val="0"/>
      <w:marRight w:val="0"/>
      <w:marTop w:val="0"/>
      <w:marBottom w:val="0"/>
      <w:divBdr>
        <w:top w:val="none" w:sz="0" w:space="0" w:color="auto"/>
        <w:left w:val="none" w:sz="0" w:space="0" w:color="auto"/>
        <w:bottom w:val="none" w:sz="0" w:space="0" w:color="auto"/>
        <w:right w:val="none" w:sz="0" w:space="0" w:color="auto"/>
      </w:divBdr>
    </w:div>
    <w:div w:id="1911379150">
      <w:bodyDiv w:val="1"/>
      <w:marLeft w:val="0"/>
      <w:marRight w:val="0"/>
      <w:marTop w:val="0"/>
      <w:marBottom w:val="0"/>
      <w:divBdr>
        <w:top w:val="none" w:sz="0" w:space="0" w:color="auto"/>
        <w:left w:val="none" w:sz="0" w:space="0" w:color="auto"/>
        <w:bottom w:val="none" w:sz="0" w:space="0" w:color="auto"/>
        <w:right w:val="none" w:sz="0" w:space="0" w:color="auto"/>
      </w:divBdr>
    </w:div>
    <w:div w:id="1994986567">
      <w:bodyDiv w:val="1"/>
      <w:marLeft w:val="0"/>
      <w:marRight w:val="0"/>
      <w:marTop w:val="0"/>
      <w:marBottom w:val="0"/>
      <w:divBdr>
        <w:top w:val="none" w:sz="0" w:space="0" w:color="auto"/>
        <w:left w:val="none" w:sz="0" w:space="0" w:color="auto"/>
        <w:bottom w:val="none" w:sz="0" w:space="0" w:color="auto"/>
        <w:right w:val="none" w:sz="0" w:space="0" w:color="auto"/>
      </w:divBdr>
    </w:div>
    <w:div w:id="2033602143">
      <w:bodyDiv w:val="1"/>
      <w:marLeft w:val="0"/>
      <w:marRight w:val="0"/>
      <w:marTop w:val="0"/>
      <w:marBottom w:val="0"/>
      <w:divBdr>
        <w:top w:val="none" w:sz="0" w:space="0" w:color="auto"/>
        <w:left w:val="none" w:sz="0" w:space="0" w:color="auto"/>
        <w:bottom w:val="none" w:sz="0" w:space="0" w:color="auto"/>
        <w:right w:val="none" w:sz="0" w:space="0" w:color="auto"/>
      </w:divBdr>
    </w:div>
    <w:div w:id="2077127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41d5d2f-fe33-475d-8619-240f67153c74">
      <Terms xmlns="http://schemas.microsoft.com/office/infopath/2007/PartnerControls"/>
    </lcf76f155ced4ddcb4097134ff3c332f>
    <TaxCatchAll xmlns="3fc76d15-5743-4a8a-8c1d-3f903ed2455b"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14C8CFDD8033754C9317F2B496929769" ma:contentTypeVersion="11" ma:contentTypeDescription="Crie um novo documento." ma:contentTypeScope="" ma:versionID="95bd85f07b194aaa1d18cbaa1a17be16">
  <xsd:schema xmlns:xsd="http://www.w3.org/2001/XMLSchema" xmlns:xs="http://www.w3.org/2001/XMLSchema" xmlns:p="http://schemas.microsoft.com/office/2006/metadata/properties" xmlns:ns2="941d5d2f-fe33-475d-8619-240f67153c74" xmlns:ns3="3fc76d15-5743-4a8a-8c1d-3f903ed2455b" targetNamespace="http://schemas.microsoft.com/office/2006/metadata/properties" ma:root="true" ma:fieldsID="7333b0f34fa278cbeea89aaebfe852d6" ns2:_="" ns3:_="">
    <xsd:import namespace="941d5d2f-fe33-475d-8619-240f67153c74"/>
    <xsd:import namespace="3fc76d15-5743-4a8a-8c1d-3f903ed245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1d5d2f-fe33-475d-8619-240f67153c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d8bb30cd-5593-49a9-8c1d-47d721ab106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c76d15-5743-4a8a-8c1d-3f903ed2455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e46d5df-14e8-4050-81b7-44e42b0e1172}" ma:internalName="TaxCatchAll" ma:showField="CatchAllData" ma:web="3fc76d15-5743-4a8a-8c1d-3f903ed245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7C2EA3-D71C-415A-99AF-0218A9FE249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0FD837E-D533-449C-BD24-C9C7C942FA98}">
  <ds:schemaRefs>
    <ds:schemaRef ds:uri="http://schemas.openxmlformats.org/officeDocument/2006/bibliography"/>
  </ds:schemaRefs>
</ds:datastoreItem>
</file>

<file path=customXml/itemProps3.xml><?xml version="1.0" encoding="utf-8"?>
<ds:datastoreItem xmlns:ds="http://schemas.openxmlformats.org/officeDocument/2006/customXml" ds:itemID="{C9B67949-5946-4DF1-9743-805EBA41B9B0}"/>
</file>

<file path=customXml/itemProps4.xml><?xml version="1.0" encoding="utf-8"?>
<ds:datastoreItem xmlns:ds="http://schemas.openxmlformats.org/officeDocument/2006/customXml" ds:itemID="{22CF779F-1F52-459F-897A-6D18924832C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6</Pages>
  <Words>2612</Words>
  <Characters>14110</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CONTRATO DE PARCERIA AGRÍCOLA</vt:lpstr>
    </vt:vector>
  </TitlesOfParts>
  <Company/>
  <LinksUpToDate>false</LinksUpToDate>
  <CharactersWithSpaces>16689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Cuba</dc:creator>
  <cp:lastModifiedBy>Ana Paula Castro Alves</cp:lastModifiedBy>
  <cp:revision>13</cp:revision>
  <cp:lastPrinted>2024-03-12T16:08:00Z</cp:lastPrinted>
  <dcterms:created xsi:type="dcterms:W3CDTF">2020-02-28T15:05:00Z</dcterms:created>
  <dcterms:modified xsi:type="dcterms:W3CDTF">2025-10-02T13:04:00Z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689538311</vt:i4>
  </property>
  <property fmtid="{D5CDD505-2E9C-101B-9397-08002B2CF9AE}" pid="3" name="ContentTypeId">
    <vt:lpwstr>0x01010014C8CFDD8033754C9317F2B496929769</vt:lpwstr>
  </property>
  <property fmtid="{D5CDD505-2E9C-101B-9397-08002B2CF9AE}" pid="4" name="Order">
    <vt:r8>18771400</vt:r8>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